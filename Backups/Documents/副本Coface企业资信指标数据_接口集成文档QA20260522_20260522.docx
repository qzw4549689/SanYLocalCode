
<file path=[Content_Types].xml><?xml version="1.0" encoding="utf-8"?>
<Types xmlns="http://schemas.openxmlformats.org/package/2006/content-types">
  <Default Extension="xml" ContentType="application/xml"/>
  <Default Extension="bmp" ContentType="image/bmp"/>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EC65D">
      <w:pPr>
        <w:spacing w:before="120" w:after="120" w:line="288" w:lineRule="auto"/>
        <w:jc w:val="center"/>
        <w:rPr>
          <w:rFonts w:hint="eastAsia" w:ascii="微软雅黑" w:hAnsi="微软雅黑" w:eastAsia="微软雅黑" w:cs="Arial"/>
          <w:b/>
          <w:sz w:val="52"/>
        </w:rPr>
      </w:pPr>
      <w:bookmarkStart w:id="3" w:name="_GoBack"/>
      <w:bookmarkEnd w:id="3"/>
      <w:r>
        <w:rPr>
          <w:rFonts w:hint="eastAsia" w:ascii="微软雅黑" w:hAnsi="微软雅黑" w:eastAsia="微软雅黑" w:cs="Arial"/>
          <w:b/>
          <w:sz w:val="52"/>
        </w:rPr>
        <w:t>三一对接科法斯API 集成分析</w:t>
      </w:r>
    </w:p>
    <w:p w14:paraId="7181ACE6">
      <w:pPr>
        <w:spacing w:before="120" w:after="120" w:line="288" w:lineRule="auto"/>
        <w:jc w:val="center"/>
        <w:rPr>
          <w:rFonts w:hint="eastAsia" w:ascii="微软雅黑" w:hAnsi="微软雅黑" w:eastAsia="微软雅黑"/>
        </w:rPr>
      </w:pPr>
      <w:r>
        <w:rPr>
          <w:rFonts w:hint="eastAsia" w:ascii="微软雅黑" w:hAnsi="微软雅黑" w:eastAsia="微软雅黑" w:cs="Arial"/>
          <w:b/>
          <w:sz w:val="52"/>
        </w:rPr>
        <w:t>12个企业客户资信指标</w:t>
      </w:r>
    </w:p>
    <w:p w14:paraId="16D2EDC4">
      <w:pPr>
        <w:spacing w:before="120" w:after="120" w:line="288" w:lineRule="auto"/>
        <w:jc w:val="right"/>
        <w:rPr>
          <w:rFonts w:hint="eastAsia" w:ascii="微软雅黑" w:hAnsi="微软雅黑" w:eastAsia="微软雅黑"/>
        </w:rPr>
      </w:pPr>
    </w:p>
    <w:p w14:paraId="34F83592">
      <w:pPr>
        <w:spacing w:before="380" w:after="140" w:line="288" w:lineRule="auto"/>
        <w:jc w:val="left"/>
        <w:outlineLvl w:val="0"/>
        <w:rPr>
          <w:rFonts w:hint="eastAsia" w:ascii="微软雅黑" w:hAnsi="微软雅黑" w:eastAsia="微软雅黑"/>
          <w:bCs/>
          <w:sz w:val="18"/>
          <w:szCs w:val="18"/>
        </w:rPr>
      </w:pPr>
      <w:bookmarkStart w:id="0" w:name="heading_0"/>
      <w:r>
        <w:rPr>
          <w:rFonts w:hint="eastAsia" w:ascii="微软雅黑" w:hAnsi="微软雅黑" w:eastAsia="微软雅黑" w:cs="Arial"/>
          <w:bCs/>
          <w:sz w:val="28"/>
          <w:szCs w:val="18"/>
        </w:rPr>
        <w:t>文档历史</w:t>
      </w:r>
      <w:r>
        <w:rPr>
          <w:rFonts w:ascii="微软雅黑" w:hAnsi="微软雅黑" w:eastAsia="微软雅黑" w:cs="Arial"/>
          <w:bCs/>
          <w:sz w:val="28"/>
          <w:szCs w:val="18"/>
        </w:rPr>
        <w:t>记录</w:t>
      </w:r>
      <w:bookmarkEnd w:id="0"/>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4"/>
        <w:gridCol w:w="1321"/>
        <w:gridCol w:w="1157"/>
        <w:gridCol w:w="1157"/>
        <w:gridCol w:w="3996"/>
      </w:tblGrid>
      <w:tr w14:paraId="7143BAFA">
        <w:tc>
          <w:tcPr>
            <w:tcW w:w="535" w:type="pct"/>
            <w:tcMar>
              <w:top w:w="60" w:type="dxa"/>
              <w:left w:w="120" w:type="dxa"/>
              <w:bottom w:w="30" w:type="dxa"/>
              <w:right w:w="120" w:type="dxa"/>
            </w:tcMar>
          </w:tcPr>
          <w:p w14:paraId="312BF2D0">
            <w:pPr>
              <w:spacing w:before="120" w:after="120" w:line="288" w:lineRule="auto"/>
              <w:jc w:val="left"/>
              <w:rPr>
                <w:rFonts w:hint="eastAsia" w:ascii="微软雅黑" w:hAnsi="微软雅黑" w:eastAsia="微软雅黑"/>
              </w:rPr>
            </w:pPr>
            <w:r>
              <w:rPr>
                <w:rFonts w:ascii="微软雅黑" w:hAnsi="微软雅黑" w:eastAsia="微软雅黑" w:cs="Arial"/>
                <w:sz w:val="22"/>
              </w:rPr>
              <w:t>版本</w:t>
            </w:r>
          </w:p>
        </w:tc>
        <w:tc>
          <w:tcPr>
            <w:tcW w:w="773" w:type="pct"/>
            <w:tcMar>
              <w:top w:w="60" w:type="dxa"/>
              <w:left w:w="120" w:type="dxa"/>
              <w:bottom w:w="30" w:type="dxa"/>
              <w:right w:w="120" w:type="dxa"/>
            </w:tcMar>
          </w:tcPr>
          <w:p w14:paraId="7E0EE80E">
            <w:pPr>
              <w:spacing w:before="120" w:after="120" w:line="288" w:lineRule="auto"/>
              <w:jc w:val="left"/>
              <w:rPr>
                <w:rFonts w:hint="eastAsia" w:ascii="微软雅黑" w:hAnsi="微软雅黑" w:eastAsia="微软雅黑"/>
              </w:rPr>
            </w:pPr>
            <w:r>
              <w:rPr>
                <w:rFonts w:ascii="微软雅黑" w:hAnsi="微软雅黑" w:eastAsia="微软雅黑" w:cs="Arial"/>
                <w:sz w:val="22"/>
              </w:rPr>
              <w:t>更新日期</w:t>
            </w:r>
          </w:p>
        </w:tc>
        <w:tc>
          <w:tcPr>
            <w:tcW w:w="677" w:type="pct"/>
          </w:tcPr>
          <w:p w14:paraId="187D8EED">
            <w:pPr>
              <w:spacing w:before="120" w:after="120" w:line="288" w:lineRule="auto"/>
              <w:jc w:val="left"/>
              <w:rPr>
                <w:rFonts w:hint="eastAsia" w:ascii="微软雅黑" w:hAnsi="微软雅黑" w:eastAsia="微软雅黑" w:cs="Arial"/>
                <w:sz w:val="22"/>
              </w:rPr>
            </w:pPr>
            <w:r>
              <w:rPr>
                <w:rFonts w:hint="eastAsia" w:ascii="微软雅黑" w:hAnsi="微软雅黑" w:eastAsia="微软雅黑" w:cs="Arial"/>
                <w:sz w:val="22"/>
              </w:rPr>
              <w:t>公司</w:t>
            </w:r>
          </w:p>
        </w:tc>
        <w:tc>
          <w:tcPr>
            <w:tcW w:w="677" w:type="pct"/>
            <w:tcMar>
              <w:top w:w="60" w:type="dxa"/>
              <w:left w:w="120" w:type="dxa"/>
              <w:bottom w:w="30" w:type="dxa"/>
              <w:right w:w="120" w:type="dxa"/>
            </w:tcMar>
          </w:tcPr>
          <w:p w14:paraId="1CE960C4">
            <w:pPr>
              <w:spacing w:before="120" w:after="120" w:line="288" w:lineRule="auto"/>
              <w:jc w:val="left"/>
              <w:rPr>
                <w:rFonts w:hint="eastAsia" w:ascii="微软雅黑" w:hAnsi="微软雅黑" w:eastAsia="微软雅黑"/>
              </w:rPr>
            </w:pPr>
            <w:r>
              <w:rPr>
                <w:rFonts w:ascii="微软雅黑" w:hAnsi="微软雅黑" w:eastAsia="微软雅黑" w:cs="Arial"/>
                <w:sz w:val="22"/>
              </w:rPr>
              <w:t>修改人</w:t>
            </w:r>
          </w:p>
        </w:tc>
        <w:tc>
          <w:tcPr>
            <w:tcW w:w="2338" w:type="pct"/>
            <w:tcMar>
              <w:top w:w="60" w:type="dxa"/>
              <w:left w:w="120" w:type="dxa"/>
              <w:bottom w:w="30" w:type="dxa"/>
              <w:right w:w="120" w:type="dxa"/>
            </w:tcMar>
          </w:tcPr>
          <w:p w14:paraId="40320676">
            <w:pPr>
              <w:spacing w:before="120" w:after="120" w:line="288" w:lineRule="auto"/>
              <w:jc w:val="left"/>
              <w:rPr>
                <w:rFonts w:hint="eastAsia" w:ascii="微软雅黑" w:hAnsi="微软雅黑" w:eastAsia="微软雅黑"/>
              </w:rPr>
            </w:pPr>
            <w:r>
              <w:rPr>
                <w:rFonts w:ascii="微软雅黑" w:hAnsi="微软雅黑" w:eastAsia="微软雅黑" w:cs="Arial"/>
                <w:sz w:val="22"/>
              </w:rPr>
              <w:t>更新内容</w:t>
            </w:r>
            <w:r>
              <w:rPr>
                <w:rFonts w:hint="eastAsia" w:ascii="微软雅黑" w:hAnsi="微软雅黑" w:eastAsia="微软雅黑" w:cs="Arial"/>
                <w:sz w:val="22"/>
              </w:rPr>
              <w:t>及备注</w:t>
            </w:r>
          </w:p>
        </w:tc>
      </w:tr>
      <w:tr w14:paraId="2EEDB888">
        <w:tc>
          <w:tcPr>
            <w:tcW w:w="535" w:type="pct"/>
            <w:tcMar>
              <w:top w:w="60" w:type="dxa"/>
              <w:left w:w="120" w:type="dxa"/>
              <w:bottom w:w="30" w:type="dxa"/>
              <w:right w:w="120" w:type="dxa"/>
            </w:tcMar>
          </w:tcPr>
          <w:p w14:paraId="30DB9E88">
            <w:pPr>
              <w:spacing w:before="120" w:after="120" w:line="288" w:lineRule="auto"/>
              <w:jc w:val="left"/>
              <w:rPr>
                <w:rFonts w:hint="eastAsia" w:ascii="微软雅黑" w:hAnsi="微软雅黑" w:eastAsia="微软雅黑"/>
              </w:rPr>
            </w:pPr>
            <w:r>
              <w:rPr>
                <w:rFonts w:hint="eastAsia" w:ascii="微软雅黑" w:hAnsi="微软雅黑" w:eastAsia="微软雅黑"/>
              </w:rPr>
              <w:t>V1.0</w:t>
            </w:r>
          </w:p>
        </w:tc>
        <w:tc>
          <w:tcPr>
            <w:tcW w:w="773" w:type="pct"/>
            <w:tcMar>
              <w:top w:w="60" w:type="dxa"/>
              <w:left w:w="120" w:type="dxa"/>
              <w:bottom w:w="30" w:type="dxa"/>
              <w:right w:w="120" w:type="dxa"/>
            </w:tcMar>
          </w:tcPr>
          <w:p w14:paraId="745D8A2A">
            <w:pPr>
              <w:spacing w:before="120" w:after="120" w:line="288" w:lineRule="auto"/>
              <w:jc w:val="left"/>
              <w:rPr>
                <w:rFonts w:hint="eastAsia" w:ascii="微软雅黑" w:hAnsi="微软雅黑" w:eastAsia="微软雅黑"/>
              </w:rPr>
            </w:pPr>
            <w:r>
              <w:rPr>
                <w:rFonts w:hint="eastAsia" w:ascii="微软雅黑" w:hAnsi="微软雅黑" w:eastAsia="微软雅黑"/>
              </w:rPr>
              <w:t>2026/5/10</w:t>
            </w:r>
          </w:p>
        </w:tc>
        <w:tc>
          <w:tcPr>
            <w:tcW w:w="677" w:type="pct"/>
          </w:tcPr>
          <w:p w14:paraId="05350FCF">
            <w:pPr>
              <w:spacing w:before="120" w:after="120" w:line="288" w:lineRule="auto"/>
              <w:rPr>
                <w:rFonts w:hint="eastAsia" w:ascii="微软雅黑" w:hAnsi="微软雅黑" w:eastAsia="微软雅黑"/>
              </w:rPr>
            </w:pPr>
            <w:r>
              <w:rPr>
                <w:rFonts w:hint="eastAsia" w:ascii="微软雅黑" w:hAnsi="微软雅黑" w:eastAsia="微软雅黑"/>
              </w:rPr>
              <w:t>KPMG</w:t>
            </w:r>
          </w:p>
        </w:tc>
        <w:tc>
          <w:tcPr>
            <w:tcW w:w="677" w:type="pct"/>
            <w:tcMar>
              <w:top w:w="60" w:type="dxa"/>
              <w:left w:w="120" w:type="dxa"/>
              <w:bottom w:w="30" w:type="dxa"/>
              <w:right w:w="120" w:type="dxa"/>
            </w:tcMar>
          </w:tcPr>
          <w:p w14:paraId="438A6764">
            <w:pPr>
              <w:spacing w:before="120" w:after="120" w:line="288" w:lineRule="auto"/>
              <w:jc w:val="left"/>
              <w:rPr>
                <w:rFonts w:hint="eastAsia" w:ascii="微软雅黑" w:hAnsi="微软雅黑" w:eastAsia="微软雅黑"/>
              </w:rPr>
            </w:pPr>
            <w:r>
              <w:rPr>
                <w:rFonts w:hint="eastAsia" w:ascii="微软雅黑" w:hAnsi="微软雅黑" w:eastAsia="微软雅黑"/>
              </w:rPr>
              <w:t>刘胜宇</w:t>
            </w:r>
          </w:p>
        </w:tc>
        <w:tc>
          <w:tcPr>
            <w:tcW w:w="2338" w:type="pct"/>
            <w:tcMar>
              <w:top w:w="60" w:type="dxa"/>
              <w:left w:w="120" w:type="dxa"/>
              <w:bottom w:w="30" w:type="dxa"/>
              <w:right w:w="120" w:type="dxa"/>
            </w:tcMar>
          </w:tcPr>
          <w:p w14:paraId="2FAD442A">
            <w:pPr>
              <w:widowControl/>
              <w:jc w:val="left"/>
              <w:rPr>
                <w:rFonts w:hint="eastAsia" w:ascii="微软雅黑" w:hAnsi="微软雅黑" w:eastAsia="微软雅黑"/>
              </w:rPr>
            </w:pPr>
            <w:r>
              <w:rPr>
                <w:rFonts w:hint="eastAsia" w:ascii="微软雅黑" w:hAnsi="微软雅黑" w:eastAsia="微软雅黑"/>
              </w:rPr>
              <w:t>基于Coface提供相关集成说明和在线文档，分析相关接口调用顺序、出入参衔接、接口字段及元数据定义（含数据字典、参考数据如国家、州等），并提出在线集成文档未包含和相关问题，需Coface团队给与反馈</w:t>
            </w:r>
          </w:p>
        </w:tc>
      </w:tr>
      <w:tr w14:paraId="03A22982">
        <w:tc>
          <w:tcPr>
            <w:tcW w:w="535" w:type="pct"/>
            <w:tcMar>
              <w:top w:w="60" w:type="dxa"/>
              <w:left w:w="120" w:type="dxa"/>
              <w:bottom w:w="30" w:type="dxa"/>
              <w:right w:w="120" w:type="dxa"/>
            </w:tcMar>
          </w:tcPr>
          <w:p w14:paraId="5DD6A18D">
            <w:pPr>
              <w:spacing w:before="120" w:after="120" w:line="288" w:lineRule="auto"/>
              <w:jc w:val="left"/>
              <w:rPr>
                <w:rFonts w:hint="eastAsia" w:ascii="微软雅黑" w:hAnsi="微软雅黑" w:eastAsia="微软雅黑"/>
              </w:rPr>
            </w:pPr>
            <w:r>
              <w:rPr>
                <w:rFonts w:hint="eastAsia" w:ascii="微软雅黑" w:hAnsi="微软雅黑" w:eastAsia="微软雅黑"/>
              </w:rPr>
              <w:t>V1.1</w:t>
            </w:r>
          </w:p>
        </w:tc>
        <w:tc>
          <w:tcPr>
            <w:tcW w:w="773" w:type="pct"/>
            <w:tcMar>
              <w:top w:w="60" w:type="dxa"/>
              <w:left w:w="120" w:type="dxa"/>
              <w:bottom w:w="30" w:type="dxa"/>
              <w:right w:w="120" w:type="dxa"/>
            </w:tcMar>
          </w:tcPr>
          <w:p w14:paraId="0E007691">
            <w:pPr>
              <w:spacing w:before="120" w:after="120" w:line="288" w:lineRule="auto"/>
              <w:jc w:val="left"/>
              <w:rPr>
                <w:rFonts w:hint="eastAsia" w:ascii="微软雅黑" w:hAnsi="微软雅黑" w:eastAsia="微软雅黑"/>
              </w:rPr>
            </w:pPr>
            <w:r>
              <w:rPr>
                <w:rFonts w:hint="eastAsia" w:ascii="微软雅黑" w:hAnsi="微软雅黑" w:eastAsia="微软雅黑"/>
              </w:rPr>
              <w:t>2026/5/12</w:t>
            </w:r>
          </w:p>
        </w:tc>
        <w:tc>
          <w:tcPr>
            <w:tcW w:w="677" w:type="pct"/>
          </w:tcPr>
          <w:p w14:paraId="68541D34">
            <w:pPr>
              <w:spacing w:before="120" w:after="120" w:line="288" w:lineRule="auto"/>
              <w:jc w:val="left"/>
              <w:rPr>
                <w:rFonts w:hint="eastAsia" w:ascii="微软雅黑" w:hAnsi="微软雅黑" w:eastAsia="微软雅黑"/>
              </w:rPr>
            </w:pPr>
            <w:r>
              <w:rPr>
                <w:rFonts w:hint="eastAsia" w:ascii="微软雅黑" w:hAnsi="微软雅黑" w:eastAsia="微软雅黑"/>
              </w:rPr>
              <w:t>Coface</w:t>
            </w:r>
          </w:p>
        </w:tc>
        <w:tc>
          <w:tcPr>
            <w:tcW w:w="677" w:type="pct"/>
            <w:tcMar>
              <w:top w:w="60" w:type="dxa"/>
              <w:left w:w="120" w:type="dxa"/>
              <w:bottom w:w="30" w:type="dxa"/>
              <w:right w:w="120" w:type="dxa"/>
            </w:tcMar>
          </w:tcPr>
          <w:p w14:paraId="42D15212">
            <w:pPr>
              <w:spacing w:before="120" w:after="120" w:line="288" w:lineRule="auto"/>
              <w:jc w:val="left"/>
              <w:rPr>
                <w:rFonts w:hint="eastAsia" w:ascii="微软雅黑" w:hAnsi="微软雅黑" w:eastAsia="微软雅黑"/>
              </w:rPr>
            </w:pPr>
            <w:r>
              <w:rPr>
                <w:rFonts w:hint="eastAsia" w:ascii="微软雅黑" w:hAnsi="微软雅黑" w:eastAsia="微软雅黑"/>
              </w:rPr>
              <w:t>Cathy</w:t>
            </w:r>
          </w:p>
        </w:tc>
        <w:tc>
          <w:tcPr>
            <w:tcW w:w="2338" w:type="pct"/>
            <w:tcMar>
              <w:top w:w="60" w:type="dxa"/>
              <w:left w:w="120" w:type="dxa"/>
              <w:bottom w:w="30" w:type="dxa"/>
              <w:right w:w="120" w:type="dxa"/>
            </w:tcMar>
          </w:tcPr>
          <w:p w14:paraId="6A66D0B4">
            <w:pPr>
              <w:widowControl/>
              <w:jc w:val="left"/>
              <w:rPr>
                <w:rFonts w:hint="eastAsia" w:ascii="微软雅黑" w:hAnsi="微软雅黑" w:eastAsia="微软雅黑"/>
                <w:color w:val="C00000"/>
              </w:rPr>
            </w:pPr>
            <w:r>
              <w:rPr>
                <w:rFonts w:hint="eastAsia" w:ascii="微软雅黑" w:hAnsi="微软雅黑" w:eastAsia="微软雅黑"/>
              </w:rPr>
              <w:t>对第一部分Urban360产品的9个指标的接口文档澄清给与答复，</w:t>
            </w:r>
            <w:r>
              <w:rPr>
                <w:rFonts w:hint="eastAsia" w:ascii="微软雅黑" w:hAnsi="微软雅黑" w:eastAsia="微软雅黑"/>
                <w:color w:val="C00000"/>
              </w:rPr>
              <w:t>相关财务4个指标相关数据字典定义和关联国家分类待Global Team支持后提供。</w:t>
            </w:r>
          </w:p>
          <w:p w14:paraId="73465B9F">
            <w:pPr>
              <w:widowControl/>
              <w:jc w:val="left"/>
              <w:rPr>
                <w:rFonts w:hint="eastAsia" w:ascii="微软雅黑" w:hAnsi="微软雅黑" w:eastAsia="微软雅黑"/>
              </w:rPr>
            </w:pPr>
            <w:r>
              <w:rPr>
                <w:rFonts w:hint="eastAsia" w:ascii="微软雅黑" w:hAnsi="微软雅黑" w:eastAsia="微软雅黑"/>
                <w:color w:val="0070C0"/>
              </w:rPr>
              <w:t>2026/5/22：提供21个国家的财务科目编码和取数逻辑</w:t>
            </w:r>
          </w:p>
        </w:tc>
      </w:tr>
      <w:tr w14:paraId="6386519E">
        <w:tc>
          <w:tcPr>
            <w:tcW w:w="535" w:type="pct"/>
            <w:tcMar>
              <w:top w:w="60" w:type="dxa"/>
              <w:left w:w="120" w:type="dxa"/>
              <w:bottom w:w="30" w:type="dxa"/>
              <w:right w:w="120" w:type="dxa"/>
            </w:tcMar>
          </w:tcPr>
          <w:p w14:paraId="2ED9A1C4">
            <w:pPr>
              <w:spacing w:before="120" w:after="120" w:line="288" w:lineRule="auto"/>
              <w:jc w:val="left"/>
              <w:rPr>
                <w:rFonts w:hint="eastAsia" w:ascii="微软雅黑" w:hAnsi="微软雅黑" w:eastAsia="微软雅黑"/>
              </w:rPr>
            </w:pPr>
            <w:r>
              <w:rPr>
                <w:rFonts w:hint="eastAsia" w:ascii="微软雅黑" w:hAnsi="微软雅黑" w:eastAsia="微软雅黑"/>
              </w:rPr>
              <w:t>V1.2</w:t>
            </w:r>
          </w:p>
        </w:tc>
        <w:tc>
          <w:tcPr>
            <w:tcW w:w="773" w:type="pct"/>
            <w:tcMar>
              <w:top w:w="60" w:type="dxa"/>
              <w:left w:w="120" w:type="dxa"/>
              <w:bottom w:w="30" w:type="dxa"/>
              <w:right w:w="120" w:type="dxa"/>
            </w:tcMar>
          </w:tcPr>
          <w:p w14:paraId="6E1F9E96">
            <w:pPr>
              <w:spacing w:before="120" w:after="120" w:line="288" w:lineRule="auto"/>
              <w:jc w:val="left"/>
              <w:rPr>
                <w:rFonts w:hint="eastAsia" w:ascii="微软雅黑" w:hAnsi="微软雅黑" w:eastAsia="微软雅黑"/>
              </w:rPr>
            </w:pPr>
            <w:r>
              <w:rPr>
                <w:rFonts w:hint="eastAsia" w:ascii="微软雅黑" w:hAnsi="微软雅黑" w:eastAsia="微软雅黑"/>
              </w:rPr>
              <w:t>2026/5/12</w:t>
            </w:r>
          </w:p>
        </w:tc>
        <w:tc>
          <w:tcPr>
            <w:tcW w:w="677" w:type="pct"/>
          </w:tcPr>
          <w:p w14:paraId="2A377C4E">
            <w:pPr>
              <w:spacing w:before="120" w:after="120" w:line="288" w:lineRule="auto"/>
              <w:jc w:val="left"/>
              <w:rPr>
                <w:rFonts w:hint="eastAsia" w:ascii="微软雅黑" w:hAnsi="微软雅黑" w:eastAsia="微软雅黑"/>
              </w:rPr>
            </w:pPr>
            <w:r>
              <w:rPr>
                <w:rFonts w:hint="eastAsia" w:ascii="微软雅黑" w:hAnsi="微软雅黑" w:eastAsia="微软雅黑"/>
              </w:rPr>
              <w:t>KPMG</w:t>
            </w:r>
          </w:p>
        </w:tc>
        <w:tc>
          <w:tcPr>
            <w:tcW w:w="677" w:type="pct"/>
            <w:tcMar>
              <w:top w:w="60" w:type="dxa"/>
              <w:left w:w="120" w:type="dxa"/>
              <w:bottom w:w="30" w:type="dxa"/>
              <w:right w:w="120" w:type="dxa"/>
            </w:tcMar>
          </w:tcPr>
          <w:p w14:paraId="4E13DE25">
            <w:pPr>
              <w:spacing w:before="120" w:after="120" w:line="288" w:lineRule="auto"/>
              <w:jc w:val="left"/>
              <w:rPr>
                <w:rFonts w:hint="eastAsia" w:ascii="微软雅黑" w:hAnsi="微软雅黑" w:eastAsia="微软雅黑"/>
              </w:rPr>
            </w:pPr>
            <w:r>
              <w:rPr>
                <w:rFonts w:hint="eastAsia" w:ascii="微软雅黑" w:hAnsi="微软雅黑" w:eastAsia="微软雅黑"/>
              </w:rPr>
              <w:t>刘胜宇</w:t>
            </w:r>
          </w:p>
        </w:tc>
        <w:tc>
          <w:tcPr>
            <w:tcW w:w="2338" w:type="pct"/>
            <w:tcMar>
              <w:top w:w="60" w:type="dxa"/>
              <w:left w:w="120" w:type="dxa"/>
              <w:bottom w:w="30" w:type="dxa"/>
              <w:right w:w="120" w:type="dxa"/>
            </w:tcMar>
          </w:tcPr>
          <w:p w14:paraId="6B3E22CE">
            <w:pPr>
              <w:widowControl/>
              <w:jc w:val="left"/>
              <w:rPr>
                <w:rFonts w:hint="eastAsia" w:ascii="微软雅黑" w:hAnsi="微软雅黑" w:eastAsia="微软雅黑"/>
              </w:rPr>
            </w:pPr>
            <w:r>
              <w:rPr>
                <w:rFonts w:hint="eastAsia" w:ascii="微软雅黑" w:hAnsi="微软雅黑" w:eastAsia="微软雅黑"/>
              </w:rPr>
              <w:t>补充Report的3个指标相关接口文档问题，需Coface团队在文档中给与文字反馈</w:t>
            </w:r>
          </w:p>
        </w:tc>
      </w:tr>
      <w:tr w14:paraId="5E2DDC1C">
        <w:tc>
          <w:tcPr>
            <w:tcW w:w="535" w:type="pct"/>
            <w:tcMar>
              <w:top w:w="60" w:type="dxa"/>
              <w:left w:w="120" w:type="dxa"/>
              <w:bottom w:w="30" w:type="dxa"/>
              <w:right w:w="120" w:type="dxa"/>
            </w:tcMar>
          </w:tcPr>
          <w:p w14:paraId="6C71F205">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V1.3</w:t>
            </w:r>
          </w:p>
        </w:tc>
        <w:tc>
          <w:tcPr>
            <w:tcW w:w="773" w:type="pct"/>
            <w:tcMar>
              <w:top w:w="60" w:type="dxa"/>
              <w:left w:w="120" w:type="dxa"/>
              <w:bottom w:w="30" w:type="dxa"/>
              <w:right w:w="120" w:type="dxa"/>
            </w:tcMar>
          </w:tcPr>
          <w:p w14:paraId="6A5EA00D">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2026/5/14</w:t>
            </w:r>
          </w:p>
        </w:tc>
        <w:tc>
          <w:tcPr>
            <w:tcW w:w="677" w:type="pct"/>
          </w:tcPr>
          <w:p w14:paraId="4B2F04D7">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Coface</w:t>
            </w:r>
          </w:p>
        </w:tc>
        <w:tc>
          <w:tcPr>
            <w:tcW w:w="677" w:type="pct"/>
            <w:tcMar>
              <w:top w:w="60" w:type="dxa"/>
              <w:left w:w="120" w:type="dxa"/>
              <w:bottom w:w="30" w:type="dxa"/>
              <w:right w:w="120" w:type="dxa"/>
            </w:tcMar>
          </w:tcPr>
          <w:p w14:paraId="65D97815">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Cathy</w:t>
            </w:r>
          </w:p>
        </w:tc>
        <w:tc>
          <w:tcPr>
            <w:tcW w:w="2338" w:type="pct"/>
            <w:tcMar>
              <w:top w:w="60" w:type="dxa"/>
              <w:left w:w="120" w:type="dxa"/>
              <w:bottom w:w="30" w:type="dxa"/>
              <w:right w:w="120" w:type="dxa"/>
            </w:tcMar>
          </w:tcPr>
          <w:p w14:paraId="4C47607F">
            <w:pPr>
              <w:widowControl/>
              <w:jc w:val="left"/>
              <w:rPr>
                <w:rFonts w:hint="eastAsia" w:ascii="微软雅黑" w:hAnsi="微软雅黑" w:eastAsia="微软雅黑" w:cs="Arial"/>
                <w:color w:val="C00000"/>
                <w:kern w:val="0"/>
                <w:sz w:val="20"/>
                <w:szCs w:val="20"/>
                <w:lang w:val="en-GB"/>
              </w:rPr>
            </w:pPr>
            <w:r>
              <w:rPr>
                <w:rFonts w:hint="eastAsia" w:ascii="微软雅黑" w:hAnsi="微软雅黑" w:eastAsia="微软雅黑"/>
                <w:color w:val="000000"/>
              </w:rPr>
              <w:t>对第二部分3个指标取值和在线接口文档不清楚地方给与澄清和答复。</w:t>
            </w:r>
            <w:r>
              <w:rPr>
                <w:rFonts w:hint="eastAsia" w:ascii="微软雅黑" w:hAnsi="微软雅黑" w:eastAsia="微软雅黑"/>
                <w:color w:val="C00000"/>
              </w:rPr>
              <w:t>其中</w:t>
            </w:r>
            <w:r>
              <w:rPr>
                <w:rFonts w:hint="eastAsia" w:ascii="微软雅黑" w:hAnsi="微软雅黑" w:eastAsia="微软雅黑" w:cs="Arial"/>
                <w:color w:val="C00000"/>
                <w:kern w:val="0"/>
                <w:sz w:val="20"/>
                <w:szCs w:val="20"/>
                <w:lang w:val="en-GB"/>
              </w:rPr>
              <w:t>债权标的金额指标的取值并未明确（包括其中type字段的数据字典需在开发阶段提供完整）。</w:t>
            </w:r>
          </w:p>
          <w:p w14:paraId="62E09E82">
            <w:pPr>
              <w:widowControl/>
              <w:jc w:val="left"/>
              <w:rPr>
                <w:rFonts w:hint="eastAsia" w:ascii="微软雅黑" w:hAnsi="微软雅黑" w:eastAsia="微软雅黑"/>
                <w:color w:val="000000"/>
              </w:rPr>
            </w:pPr>
            <w:r>
              <w:rPr>
                <w:rFonts w:hint="eastAsia" w:ascii="微软雅黑" w:hAnsi="微软雅黑" w:eastAsia="微软雅黑"/>
                <w:color w:val="0070C0"/>
              </w:rPr>
              <w:t>5/15 Coface/Sany确认：诉讼标的金额采用从下载资信报告PDF由人工判断填入</w:t>
            </w:r>
          </w:p>
        </w:tc>
      </w:tr>
      <w:tr w14:paraId="48A68276">
        <w:tc>
          <w:tcPr>
            <w:tcW w:w="535" w:type="pct"/>
            <w:tcMar>
              <w:top w:w="60" w:type="dxa"/>
              <w:left w:w="120" w:type="dxa"/>
              <w:bottom w:w="30" w:type="dxa"/>
              <w:right w:w="120" w:type="dxa"/>
            </w:tcMar>
          </w:tcPr>
          <w:p w14:paraId="6C91005A">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V1.4</w:t>
            </w:r>
          </w:p>
        </w:tc>
        <w:tc>
          <w:tcPr>
            <w:tcW w:w="773" w:type="pct"/>
            <w:tcMar>
              <w:top w:w="60" w:type="dxa"/>
              <w:left w:w="120" w:type="dxa"/>
              <w:bottom w:w="30" w:type="dxa"/>
              <w:right w:w="120" w:type="dxa"/>
            </w:tcMar>
          </w:tcPr>
          <w:p w14:paraId="11C7807F">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2025/5/21</w:t>
            </w:r>
          </w:p>
        </w:tc>
        <w:tc>
          <w:tcPr>
            <w:tcW w:w="677" w:type="pct"/>
          </w:tcPr>
          <w:p w14:paraId="2D994F18">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KMG</w:t>
            </w:r>
          </w:p>
        </w:tc>
        <w:tc>
          <w:tcPr>
            <w:tcW w:w="677" w:type="pct"/>
            <w:tcMar>
              <w:top w:w="60" w:type="dxa"/>
              <w:left w:w="120" w:type="dxa"/>
              <w:bottom w:w="30" w:type="dxa"/>
              <w:right w:w="120" w:type="dxa"/>
            </w:tcMar>
          </w:tcPr>
          <w:p w14:paraId="6D7C2614">
            <w:pPr>
              <w:spacing w:before="120" w:after="120" w:line="288" w:lineRule="auto"/>
              <w:jc w:val="left"/>
              <w:rPr>
                <w:rFonts w:hint="eastAsia" w:ascii="微软雅黑" w:hAnsi="微软雅黑" w:eastAsia="微软雅黑"/>
                <w:color w:val="000000"/>
              </w:rPr>
            </w:pPr>
            <w:r>
              <w:rPr>
                <w:rFonts w:hint="eastAsia" w:ascii="微软雅黑" w:hAnsi="微软雅黑" w:eastAsia="微软雅黑"/>
                <w:color w:val="000000"/>
              </w:rPr>
              <w:t>刘胜宇</w:t>
            </w:r>
          </w:p>
        </w:tc>
        <w:tc>
          <w:tcPr>
            <w:tcW w:w="2338" w:type="pct"/>
            <w:tcMar>
              <w:top w:w="60" w:type="dxa"/>
              <w:left w:w="120" w:type="dxa"/>
              <w:bottom w:w="30" w:type="dxa"/>
              <w:right w:w="120" w:type="dxa"/>
            </w:tcMar>
          </w:tcPr>
          <w:p w14:paraId="4ECDCFB7">
            <w:pPr>
              <w:widowControl/>
              <w:jc w:val="left"/>
              <w:rPr>
                <w:rFonts w:hint="eastAsia" w:ascii="微软雅黑" w:hAnsi="微软雅黑" w:eastAsia="微软雅黑"/>
                <w:color w:val="000000"/>
              </w:rPr>
            </w:pPr>
            <w:r>
              <w:rPr>
                <w:rFonts w:hint="eastAsia" w:ascii="微软雅黑" w:hAnsi="微软雅黑" w:eastAsia="微软雅黑"/>
                <w:color w:val="000000"/>
              </w:rPr>
              <w:t>Cathy: 反馈有36个国家需对Report需要分JSON和PDF两个订单方式下单。</w:t>
            </w:r>
          </w:p>
        </w:tc>
      </w:tr>
    </w:tbl>
    <w:p w14:paraId="4D30B568">
      <w:pPr>
        <w:spacing w:before="120" w:after="120" w:line="288" w:lineRule="auto"/>
        <w:jc w:val="left"/>
        <w:rPr>
          <w:rFonts w:hint="eastAsia" w:ascii="微软雅黑" w:hAnsi="微软雅黑" w:eastAsia="微软雅黑"/>
        </w:rPr>
      </w:pPr>
    </w:p>
    <w:p w14:paraId="60AC2D8C">
      <w:pPr>
        <w:spacing w:before="380" w:after="140" w:line="288" w:lineRule="auto"/>
        <w:jc w:val="left"/>
        <w:outlineLvl w:val="0"/>
        <w:rPr>
          <w:rFonts w:hint="eastAsia" w:ascii="微软雅黑" w:hAnsi="微软雅黑" w:eastAsia="微软雅黑"/>
        </w:rPr>
      </w:pPr>
      <w:bookmarkStart w:id="1" w:name="heading_1"/>
      <w:r>
        <w:rPr>
          <w:rFonts w:ascii="微软雅黑" w:hAnsi="微软雅黑" w:eastAsia="微软雅黑" w:cs="Arial"/>
          <w:b/>
          <w:sz w:val="36"/>
        </w:rPr>
        <w:t>术语说明</w:t>
      </w:r>
      <w:bookmarkEnd w:id="1"/>
    </w:p>
    <w:p w14:paraId="485C3ABC">
      <w:pPr>
        <w:spacing w:before="120" w:after="120" w:line="288" w:lineRule="auto"/>
        <w:jc w:val="left"/>
        <w:rPr>
          <w:rFonts w:hint="eastAsia" w:ascii="微软雅黑" w:hAnsi="微软雅黑" w:eastAsia="微软雅黑"/>
        </w:rPr>
      </w:pPr>
      <w:r>
        <w:rPr>
          <w:rFonts w:ascii="微软雅黑" w:hAnsi="微软雅黑" w:eastAsia="微软雅黑" w:cs="Arial"/>
          <w:i/>
          <w:color w:val="8F959E"/>
          <w:sz w:val="22"/>
        </w:rPr>
        <w:t>对文档中出现新的或不常见的名词、概念或简略语给出定义和解释（含产品和技术）。</w:t>
      </w:r>
    </w:p>
    <w:tbl>
      <w:tblPr>
        <w:tblStyle w:val="8"/>
        <w:tblW w:w="0" w:type="auto"/>
        <w:tblInd w:w="0" w:type="dxa"/>
        <w:tblLayout w:type="fixed"/>
        <w:tblCellMar>
          <w:top w:w="0" w:type="dxa"/>
          <w:left w:w="10" w:type="dxa"/>
          <w:bottom w:w="0" w:type="dxa"/>
          <w:right w:w="10" w:type="dxa"/>
        </w:tblCellMar>
      </w:tblPr>
      <w:tblGrid>
        <w:gridCol w:w="4140"/>
        <w:gridCol w:w="4140"/>
      </w:tblGrid>
      <w:tr w14:paraId="21D28C62">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5462733">
            <w:pPr>
              <w:spacing w:before="120" w:after="120" w:line="288" w:lineRule="auto"/>
              <w:jc w:val="center"/>
              <w:rPr>
                <w:rFonts w:hint="eastAsia" w:ascii="微软雅黑" w:hAnsi="微软雅黑" w:eastAsia="微软雅黑"/>
              </w:rPr>
            </w:pPr>
            <w:r>
              <w:rPr>
                <w:rFonts w:ascii="微软雅黑" w:hAnsi="微软雅黑" w:eastAsia="微软雅黑" w:cs="Arial"/>
                <w:sz w:val="22"/>
              </w:rPr>
              <w:t>名词</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F5A8E64">
            <w:pPr>
              <w:spacing w:before="120" w:after="120" w:line="288" w:lineRule="auto"/>
              <w:jc w:val="center"/>
              <w:rPr>
                <w:rFonts w:hint="eastAsia" w:ascii="微软雅黑" w:hAnsi="微软雅黑" w:eastAsia="微软雅黑"/>
              </w:rPr>
            </w:pPr>
            <w:r>
              <w:rPr>
                <w:rFonts w:ascii="微软雅黑" w:hAnsi="微软雅黑" w:eastAsia="微软雅黑" w:cs="Arial"/>
                <w:sz w:val="22"/>
              </w:rPr>
              <w:t>解释</w:t>
            </w:r>
          </w:p>
        </w:tc>
      </w:tr>
      <w:tr w14:paraId="7D123DE0">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32B050B">
            <w:pPr>
              <w:spacing w:before="120" w:after="120" w:line="288" w:lineRule="auto"/>
              <w:jc w:val="left"/>
              <w:rPr>
                <w:rFonts w:hint="eastAsia" w:ascii="微软雅黑" w:hAnsi="微软雅黑" w:eastAsia="微软雅黑"/>
              </w:rPr>
            </w:pPr>
            <w:r>
              <w:rPr>
                <w:rFonts w:hint="eastAsia" w:ascii="微软雅黑" w:hAnsi="微软雅黑" w:eastAsia="微软雅黑"/>
              </w:rPr>
              <w:t>客户指标、企业指标</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E88D798">
            <w:pPr>
              <w:jc w:val="left"/>
              <w:rPr>
                <w:rFonts w:hint="eastAsia" w:ascii="微软雅黑" w:hAnsi="微软雅黑" w:eastAsia="微软雅黑"/>
              </w:rPr>
            </w:pPr>
            <w:r>
              <w:rPr>
                <w:rFonts w:hint="eastAsia" w:ascii="微软雅黑" w:hAnsi="微软雅黑" w:eastAsia="微软雅黑"/>
              </w:rPr>
              <w:t>三一沟通使用的客户指标（或者是客户评分项目）指Coface维护的企业数据库中的企业指标(Company),  三一需求的12个外部指标包括如下：</w:t>
            </w:r>
          </w:p>
          <w:p w14:paraId="4A462CAA">
            <w:pPr>
              <w:jc w:val="left"/>
              <w:rPr>
                <w:rFonts w:hint="eastAsia" w:ascii="微软雅黑" w:hAnsi="微软雅黑" w:eastAsia="微软雅黑"/>
              </w:rPr>
            </w:pPr>
            <w:r>
              <w:rPr>
                <w:rFonts w:hint="eastAsia" w:ascii="微软雅黑" w:hAnsi="微软雅黑" w:eastAsia="微软雅黑"/>
              </w:rPr>
              <w:t>1外部评级</w:t>
            </w:r>
          </w:p>
          <w:p w14:paraId="012C49AF">
            <w:pPr>
              <w:jc w:val="left"/>
              <w:rPr>
                <w:rFonts w:hint="eastAsia" w:ascii="微软雅黑" w:hAnsi="微软雅黑" w:eastAsia="微软雅黑"/>
              </w:rPr>
            </w:pPr>
            <w:r>
              <w:rPr>
                <w:rFonts w:hint="eastAsia" w:ascii="微软雅黑" w:hAnsi="微软雅黑" w:eastAsia="微软雅黑"/>
              </w:rPr>
              <w:t>2注册资本</w:t>
            </w:r>
          </w:p>
          <w:p w14:paraId="1B13737A">
            <w:pPr>
              <w:jc w:val="left"/>
              <w:rPr>
                <w:rFonts w:hint="eastAsia" w:ascii="微软雅黑" w:hAnsi="微软雅黑" w:eastAsia="微软雅黑"/>
              </w:rPr>
            </w:pPr>
            <w:r>
              <w:rPr>
                <w:rFonts w:hint="eastAsia" w:ascii="微软雅黑" w:hAnsi="微软雅黑" w:eastAsia="微软雅黑"/>
              </w:rPr>
              <w:t>3从业年限</w:t>
            </w:r>
          </w:p>
          <w:p w14:paraId="5441CBF0">
            <w:pPr>
              <w:jc w:val="left"/>
              <w:rPr>
                <w:rFonts w:hint="eastAsia" w:ascii="微软雅黑" w:hAnsi="微软雅黑" w:eastAsia="微软雅黑"/>
              </w:rPr>
            </w:pPr>
            <w:r>
              <w:rPr>
                <w:rFonts w:hint="eastAsia" w:ascii="微软雅黑" w:hAnsi="微软雅黑" w:eastAsia="微软雅黑"/>
              </w:rPr>
              <w:t>4迟付指数</w:t>
            </w:r>
          </w:p>
          <w:p w14:paraId="7B399980">
            <w:pPr>
              <w:jc w:val="left"/>
              <w:rPr>
                <w:rFonts w:hint="eastAsia" w:ascii="微软雅黑" w:hAnsi="微软雅黑" w:eastAsia="微软雅黑"/>
              </w:rPr>
            </w:pPr>
            <w:r>
              <w:rPr>
                <w:rFonts w:hint="eastAsia" w:ascii="微软雅黑" w:hAnsi="微软雅黑" w:eastAsia="微软雅黑"/>
              </w:rPr>
              <w:t>5诉讼记录(有无诉讼，取有诉讼的债权类标的金额字段)</w:t>
            </w:r>
          </w:p>
          <w:p w14:paraId="6BC2CDD1">
            <w:pPr>
              <w:jc w:val="left"/>
              <w:rPr>
                <w:rFonts w:hint="eastAsia" w:ascii="微软雅黑" w:hAnsi="微软雅黑" w:eastAsia="微软雅黑"/>
              </w:rPr>
            </w:pPr>
            <w:r>
              <w:rPr>
                <w:rFonts w:hint="eastAsia" w:ascii="微软雅黑" w:hAnsi="微软雅黑" w:eastAsia="微软雅黑"/>
              </w:rPr>
              <w:t xml:space="preserve">6净资产 </w:t>
            </w:r>
            <w:r>
              <w:rPr>
                <w:rFonts w:ascii="微软雅黑" w:hAnsi="微软雅黑" w:eastAsia="微软雅黑"/>
              </w:rPr>
              <w:t>–</w:t>
            </w:r>
            <w:r>
              <w:rPr>
                <w:rFonts w:hint="eastAsia" w:ascii="微软雅黑" w:hAnsi="微软雅黑" w:eastAsia="微软雅黑"/>
              </w:rPr>
              <w:t xml:space="preserve"> 客户财务</w:t>
            </w:r>
          </w:p>
          <w:p w14:paraId="30687577">
            <w:pPr>
              <w:jc w:val="left"/>
              <w:rPr>
                <w:rFonts w:hint="eastAsia" w:ascii="微软雅黑" w:hAnsi="微软雅黑" w:eastAsia="微软雅黑"/>
              </w:rPr>
            </w:pPr>
            <w:r>
              <w:rPr>
                <w:rFonts w:hint="eastAsia" w:ascii="微软雅黑" w:hAnsi="微软雅黑" w:eastAsia="微软雅黑"/>
              </w:rPr>
              <w:t xml:space="preserve">7资产负债率  </w:t>
            </w:r>
            <w:r>
              <w:rPr>
                <w:rFonts w:ascii="微软雅黑" w:hAnsi="微软雅黑" w:eastAsia="微软雅黑"/>
              </w:rPr>
              <w:t>–</w:t>
            </w:r>
            <w:r>
              <w:rPr>
                <w:rFonts w:hint="eastAsia" w:ascii="微软雅黑" w:hAnsi="微软雅黑" w:eastAsia="微软雅黑"/>
              </w:rPr>
              <w:t xml:space="preserve"> 客户财务</w:t>
            </w:r>
          </w:p>
          <w:p w14:paraId="123C12C0">
            <w:pPr>
              <w:jc w:val="left"/>
              <w:rPr>
                <w:rFonts w:hint="eastAsia" w:ascii="微软雅黑" w:hAnsi="微软雅黑" w:eastAsia="微软雅黑"/>
              </w:rPr>
            </w:pPr>
            <w:r>
              <w:rPr>
                <w:rFonts w:hint="eastAsia" w:ascii="微软雅黑" w:hAnsi="微软雅黑" w:eastAsia="微软雅黑"/>
              </w:rPr>
              <w:t xml:space="preserve">8流动比率  </w:t>
            </w:r>
            <w:r>
              <w:rPr>
                <w:rFonts w:ascii="微软雅黑" w:hAnsi="微软雅黑" w:eastAsia="微软雅黑"/>
              </w:rPr>
              <w:t>–</w:t>
            </w:r>
            <w:r>
              <w:rPr>
                <w:rFonts w:hint="eastAsia" w:ascii="微软雅黑" w:hAnsi="微软雅黑" w:eastAsia="微软雅黑"/>
              </w:rPr>
              <w:t xml:space="preserve"> 客户财务</w:t>
            </w:r>
          </w:p>
          <w:p w14:paraId="75740101">
            <w:pPr>
              <w:jc w:val="left"/>
              <w:rPr>
                <w:rFonts w:hint="eastAsia" w:ascii="微软雅黑" w:hAnsi="微软雅黑" w:eastAsia="微软雅黑"/>
              </w:rPr>
            </w:pPr>
            <w:r>
              <w:rPr>
                <w:rFonts w:hint="eastAsia" w:ascii="微软雅黑" w:hAnsi="微软雅黑" w:eastAsia="微软雅黑"/>
              </w:rPr>
              <w:t xml:space="preserve">9净利润率  </w:t>
            </w:r>
            <w:r>
              <w:rPr>
                <w:rFonts w:ascii="微软雅黑" w:hAnsi="微软雅黑" w:eastAsia="微软雅黑"/>
              </w:rPr>
              <w:t>–</w:t>
            </w:r>
            <w:r>
              <w:rPr>
                <w:rFonts w:hint="eastAsia" w:ascii="微软雅黑" w:hAnsi="微软雅黑" w:eastAsia="微软雅黑"/>
              </w:rPr>
              <w:t xml:space="preserve"> 客户财务</w:t>
            </w:r>
          </w:p>
          <w:p w14:paraId="1B441DC4">
            <w:pPr>
              <w:jc w:val="left"/>
              <w:rPr>
                <w:rFonts w:hint="eastAsia" w:ascii="微软雅黑" w:hAnsi="微软雅黑" w:eastAsia="微软雅黑"/>
              </w:rPr>
            </w:pPr>
            <w:r>
              <w:rPr>
                <w:rFonts w:hint="eastAsia" w:ascii="微软雅黑" w:hAnsi="微软雅黑" w:eastAsia="微软雅黑"/>
              </w:rPr>
              <w:t>10国别风险 低风险/中风险/高风险</w:t>
            </w:r>
          </w:p>
          <w:p w14:paraId="1F369A08">
            <w:pPr>
              <w:jc w:val="left"/>
              <w:rPr>
                <w:rFonts w:hint="eastAsia" w:ascii="微软雅黑" w:hAnsi="微软雅黑" w:eastAsia="微软雅黑"/>
              </w:rPr>
            </w:pPr>
            <w:r>
              <w:rPr>
                <w:rFonts w:hint="eastAsia" w:ascii="微软雅黑" w:hAnsi="微软雅黑" w:eastAsia="微软雅黑"/>
              </w:rPr>
              <w:t>11行业风险 低风险/中风险/高风险</w:t>
            </w:r>
          </w:p>
          <w:p w14:paraId="446D3171">
            <w:pPr>
              <w:jc w:val="left"/>
              <w:rPr>
                <w:rFonts w:hint="eastAsia" w:ascii="微软雅黑" w:hAnsi="微软雅黑" w:eastAsia="微软雅黑"/>
              </w:rPr>
            </w:pPr>
            <w:r>
              <w:rPr>
                <w:rFonts w:hint="eastAsia" w:ascii="微软雅黑" w:hAnsi="微软雅黑" w:eastAsia="微软雅黑"/>
              </w:rPr>
              <w:t>12行业属性 （矿业、港务、建工、吊装、集装箱运力、租赁、商混、林业、农业、制造业、交通运输）</w:t>
            </w:r>
          </w:p>
        </w:tc>
      </w:tr>
      <w:tr w14:paraId="4594ECFE">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5A277E3">
            <w:pPr>
              <w:spacing w:before="120" w:after="120" w:line="288" w:lineRule="auto"/>
              <w:jc w:val="left"/>
              <w:rPr>
                <w:rFonts w:hint="eastAsia" w:ascii="微软雅黑" w:hAnsi="微软雅黑" w:eastAsia="微软雅黑"/>
              </w:rPr>
            </w:pPr>
            <w:r>
              <w:rPr>
                <w:rFonts w:hint="eastAsia" w:ascii="微软雅黑" w:hAnsi="微软雅黑" w:eastAsia="微软雅黑"/>
              </w:rPr>
              <w:t>三一客户指标和科法斯字段关系</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17AC63D">
            <w:pPr>
              <w:jc w:val="left"/>
              <w:rPr>
                <w:rFonts w:hint="eastAsia" w:ascii="微软雅黑" w:hAnsi="微软雅黑" w:eastAsia="微软雅黑"/>
                <w:lang w:val="en-GB"/>
              </w:rPr>
            </w:pPr>
            <w:r>
              <w:rPr>
                <w:rFonts w:hint="eastAsia" w:ascii="微软雅黑" w:hAnsi="微软雅黑" w:eastAsia="微软雅黑"/>
                <w:lang w:val="en-GB"/>
              </w:rPr>
              <w:t>字段范围（三一需求字段</w:t>
            </w:r>
            <w:r>
              <w:rPr>
                <w:rFonts w:ascii="微软雅黑" w:hAnsi="微软雅黑" w:eastAsia="微软雅黑"/>
                <w:lang w:val="en-GB"/>
              </w:rPr>
              <w:t>–</w:t>
            </w:r>
            <w:r>
              <w:rPr>
                <w:rFonts w:hint="eastAsia" w:ascii="微软雅黑" w:hAnsi="微软雅黑" w:eastAsia="微软雅黑"/>
                <w:lang w:val="en-GB"/>
              </w:rPr>
              <w:t>科法斯字段）：</w:t>
            </w:r>
          </w:p>
          <w:p w14:paraId="7E13E866">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1外部评级</w:t>
            </w:r>
            <w:r>
              <w:rPr>
                <w:rFonts w:ascii="微软雅黑" w:hAnsi="微软雅黑" w:eastAsia="微软雅黑"/>
                <w:lang w:val="en-GB"/>
              </w:rPr>
              <w:t>-score</w:t>
            </w:r>
          </w:p>
          <w:p w14:paraId="5CC793E1">
            <w:pPr>
              <w:numPr>
                <w:ilvl w:val="0"/>
                <w:numId w:val="1"/>
              </w:numPr>
              <w:jc w:val="left"/>
              <w:rPr>
                <w:rFonts w:hint="eastAsia" w:ascii="微软雅黑" w:hAnsi="微软雅黑" w:eastAsia="微软雅黑"/>
                <w:color w:val="538135"/>
                <w:lang w:val="en-GB"/>
              </w:rPr>
            </w:pPr>
            <w:r>
              <w:rPr>
                <w:rFonts w:hint="eastAsia" w:ascii="微软雅黑" w:hAnsi="微软雅黑" w:eastAsia="微软雅黑"/>
                <w:color w:val="538135"/>
                <w:lang w:val="en-GB"/>
              </w:rPr>
              <w:t>2注册资本</w:t>
            </w:r>
            <w:r>
              <w:rPr>
                <w:rFonts w:ascii="微软雅黑" w:hAnsi="微软雅黑" w:eastAsia="微软雅黑"/>
                <w:color w:val="538135"/>
                <w:lang w:val="en-GB"/>
              </w:rPr>
              <w:t>–shareCapital</w:t>
            </w:r>
          </w:p>
          <w:p w14:paraId="6F80FE45">
            <w:pPr>
              <w:numPr>
                <w:ilvl w:val="0"/>
                <w:numId w:val="1"/>
              </w:numPr>
              <w:jc w:val="left"/>
              <w:rPr>
                <w:rFonts w:hint="eastAsia" w:ascii="微软雅黑" w:hAnsi="微软雅黑" w:eastAsia="微软雅黑"/>
                <w:color w:val="538135"/>
                <w:lang w:val="en-GB"/>
              </w:rPr>
            </w:pPr>
            <w:r>
              <w:rPr>
                <w:rFonts w:hint="eastAsia" w:ascii="微软雅黑" w:hAnsi="微软雅黑" w:eastAsia="微软雅黑"/>
                <w:color w:val="538135"/>
                <w:lang w:val="en-GB"/>
              </w:rPr>
              <w:t>3从业年限</w:t>
            </w:r>
            <w:r>
              <w:rPr>
                <w:rFonts w:ascii="微软雅黑" w:hAnsi="微软雅黑" w:eastAsia="微软雅黑"/>
                <w:color w:val="538135"/>
                <w:lang w:val="en-GB"/>
              </w:rPr>
              <w:t>–registration</w:t>
            </w:r>
          </w:p>
          <w:p w14:paraId="42A78D9C">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4迟付指数</w:t>
            </w:r>
            <w:r>
              <w:rPr>
                <w:rFonts w:ascii="微软雅黑" w:hAnsi="微软雅黑" w:eastAsia="微软雅黑"/>
                <w:lang w:val="en-GB"/>
              </w:rPr>
              <w:t>–latePaymentIndex</w:t>
            </w:r>
          </w:p>
          <w:p w14:paraId="30F06CEB">
            <w:pPr>
              <w:numPr>
                <w:ilvl w:val="0"/>
                <w:numId w:val="1"/>
              </w:numPr>
              <w:jc w:val="left"/>
              <w:rPr>
                <w:rFonts w:hint="eastAsia" w:ascii="微软雅黑" w:hAnsi="微软雅黑" w:eastAsia="微软雅黑"/>
                <w:color w:val="538135"/>
                <w:lang w:val="en-GB"/>
              </w:rPr>
            </w:pPr>
            <w:r>
              <w:rPr>
                <w:rFonts w:hint="eastAsia" w:ascii="微软雅黑" w:hAnsi="微软雅黑" w:eastAsia="微软雅黑"/>
                <w:color w:val="538135"/>
                <w:lang w:val="en-GB"/>
              </w:rPr>
              <w:t>5诉讼记录</w:t>
            </w:r>
            <w:r>
              <w:rPr>
                <w:rFonts w:ascii="微软雅黑" w:hAnsi="微软雅黑" w:eastAsia="微软雅黑"/>
                <w:color w:val="538135"/>
                <w:lang w:val="en-GB"/>
              </w:rPr>
              <w:t>–additionalInsolvencies</w:t>
            </w:r>
          </w:p>
          <w:p w14:paraId="128F45A5">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6客户财务</w:t>
            </w:r>
            <w:r>
              <w:rPr>
                <w:rFonts w:ascii="微软雅黑" w:hAnsi="微软雅黑" w:eastAsia="微软雅黑"/>
                <w:lang w:val="en-GB"/>
              </w:rPr>
              <w:t>–financials</w:t>
            </w:r>
            <w:r>
              <w:rPr>
                <w:rFonts w:hint="eastAsia" w:ascii="微软雅黑" w:hAnsi="微软雅黑" w:eastAsia="微软雅黑"/>
                <w:lang w:val="en-GB"/>
              </w:rPr>
              <w:t>/balance sheet</w:t>
            </w:r>
          </w:p>
          <w:p w14:paraId="1D6F8F5A">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7国别风险</w:t>
            </w:r>
            <w:r>
              <w:rPr>
                <w:rFonts w:ascii="微软雅黑" w:hAnsi="微软雅黑" w:eastAsia="微软雅黑"/>
                <w:lang w:val="en-GB"/>
              </w:rPr>
              <w:t>–countryRiskAssessment</w:t>
            </w:r>
          </w:p>
          <w:p w14:paraId="5BDB4350">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8行业风险</w:t>
            </w:r>
            <w:r>
              <w:rPr>
                <w:rFonts w:ascii="微软雅黑" w:hAnsi="微软雅黑" w:eastAsia="微软雅黑"/>
                <w:lang w:val="en-GB"/>
              </w:rPr>
              <w:t>–sectorRiskAssessment</w:t>
            </w:r>
          </w:p>
          <w:p w14:paraId="014174D9">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9行业属性</w:t>
            </w:r>
            <w:r>
              <w:rPr>
                <w:rFonts w:ascii="微软雅黑" w:hAnsi="微软雅黑" w:eastAsia="微软雅黑"/>
                <w:lang w:val="en-GB"/>
              </w:rPr>
              <w:t>-nace</w:t>
            </w:r>
          </w:p>
          <w:p w14:paraId="34DE0C91">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备注：2/3/5指标从Report产品取，其余从URBA360产品取。</w:t>
            </w:r>
          </w:p>
        </w:tc>
      </w:tr>
      <w:tr w14:paraId="126D0BD3">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4C1B2B6">
            <w:pPr>
              <w:spacing w:before="120" w:after="120" w:line="288" w:lineRule="auto"/>
              <w:jc w:val="left"/>
              <w:rPr>
                <w:rFonts w:hint="eastAsia" w:ascii="微软雅黑" w:hAnsi="微软雅黑" w:eastAsia="微软雅黑"/>
              </w:rPr>
            </w:pPr>
            <w:r>
              <w:rPr>
                <w:rFonts w:hint="eastAsia" w:ascii="微软雅黑" w:hAnsi="微软雅黑" w:eastAsia="微软雅黑"/>
              </w:rPr>
              <w:t>科法斯ICON</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5F1BAD2">
            <w:pPr>
              <w:jc w:val="left"/>
              <w:rPr>
                <w:rFonts w:hint="eastAsia" w:ascii="微软雅黑" w:hAnsi="微软雅黑" w:eastAsia="微软雅黑"/>
              </w:rPr>
            </w:pPr>
            <w:r>
              <w:rPr>
                <w:rFonts w:hint="eastAsia" w:ascii="微软雅黑" w:hAnsi="微软雅黑" w:eastAsia="微软雅黑"/>
              </w:rPr>
              <w:t>科法斯（Coface）的企业资信产品系统平台名称</w:t>
            </w:r>
          </w:p>
        </w:tc>
      </w:tr>
      <w:tr w14:paraId="3EA0B34E">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6017153">
            <w:pPr>
              <w:spacing w:before="120" w:after="120" w:line="288" w:lineRule="auto"/>
              <w:jc w:val="left"/>
              <w:rPr>
                <w:rFonts w:hint="eastAsia" w:ascii="微软雅黑" w:hAnsi="微软雅黑" w:eastAsia="微软雅黑"/>
              </w:rPr>
            </w:pPr>
            <w:r>
              <w:rPr>
                <w:rFonts w:hint="eastAsia" w:ascii="微软雅黑" w:hAnsi="微软雅黑" w:eastAsia="微软雅黑"/>
              </w:rPr>
              <w:t>产品</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0654C6D">
            <w:pPr>
              <w:jc w:val="left"/>
              <w:rPr>
                <w:rFonts w:hint="eastAsia" w:ascii="微软雅黑" w:hAnsi="微软雅黑" w:eastAsia="微软雅黑"/>
                <w:lang w:val="en-GB"/>
              </w:rPr>
            </w:pPr>
            <w:r>
              <w:rPr>
                <w:rFonts w:hint="eastAsia" w:ascii="微软雅黑" w:hAnsi="微软雅黑" w:eastAsia="微软雅黑"/>
              </w:rPr>
              <w:t>指科法斯提供的相关数据产品，包括</w:t>
            </w:r>
            <w:r>
              <w:rPr>
                <w:rFonts w:hint="eastAsia" w:ascii="微软雅黑" w:hAnsi="微软雅黑" w:eastAsia="微软雅黑"/>
                <w:lang w:val="en-GB"/>
              </w:rPr>
              <w:t>URBA360和Report等产品。三一购买的企业数据指标产品是（1）URBA360产品: URBA360 with monitoring （2）Report产品：URBA full report，full report，full report cee</w:t>
            </w:r>
          </w:p>
        </w:tc>
      </w:tr>
      <w:tr w14:paraId="72889724">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7590DB8">
            <w:pPr>
              <w:spacing w:before="120" w:after="120" w:line="288" w:lineRule="auto"/>
              <w:jc w:val="left"/>
              <w:rPr>
                <w:rFonts w:hint="eastAsia" w:ascii="微软雅黑" w:hAnsi="微软雅黑" w:eastAsia="微软雅黑"/>
              </w:rPr>
            </w:pPr>
            <w:r>
              <w:rPr>
                <w:rFonts w:hint="eastAsia" w:ascii="微软雅黑" w:hAnsi="微软雅黑" w:eastAsia="微软雅黑"/>
              </w:rPr>
              <w:t>URBA360产品</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E7031F9">
            <w:pPr>
              <w:jc w:val="left"/>
              <w:rPr>
                <w:rFonts w:hint="eastAsia" w:ascii="微软雅黑" w:hAnsi="微软雅黑" w:eastAsia="微软雅黑"/>
              </w:rPr>
            </w:pPr>
            <w:r>
              <w:rPr>
                <w:rFonts w:hint="eastAsia" w:ascii="微软雅黑" w:hAnsi="微软雅黑" w:eastAsia="微软雅黑"/>
              </w:rPr>
              <w:t>科法斯URBA(Universal risk biz analysis) 产品是Coface对企业内部风险管理视角产品, Coface提供相关企业画像等结构化数据和在线画像视图等功能，支持接口通过HTTP REST/JSON数据格式API接口对外集成。</w:t>
            </w:r>
          </w:p>
        </w:tc>
      </w:tr>
      <w:tr w14:paraId="17B1F099">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5612C59">
            <w:pPr>
              <w:spacing w:before="120" w:after="120" w:line="288" w:lineRule="auto"/>
              <w:jc w:val="left"/>
              <w:rPr>
                <w:rFonts w:hint="eastAsia" w:ascii="微软雅黑" w:hAnsi="微软雅黑" w:eastAsia="微软雅黑"/>
              </w:rPr>
            </w:pPr>
            <w:r>
              <w:rPr>
                <w:rFonts w:hint="eastAsia" w:ascii="微软雅黑" w:hAnsi="微软雅黑" w:eastAsia="微软雅黑"/>
              </w:rPr>
              <w:t>Report产品</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BEF1147">
            <w:pPr>
              <w:jc w:val="left"/>
              <w:rPr>
                <w:rFonts w:hint="eastAsia" w:ascii="微软雅黑" w:hAnsi="微软雅黑" w:eastAsia="微软雅黑"/>
              </w:rPr>
            </w:pPr>
            <w:r>
              <w:rPr>
                <w:rFonts w:hint="eastAsia" w:ascii="微软雅黑" w:hAnsi="微软雅黑" w:eastAsia="微软雅黑"/>
              </w:rPr>
              <w:t>科法斯Report产品是非结构化的，支持PDF等格式文档，也支持API HTTP/Json数据格式集成，包括：(1)URBA full report 非受限国家, (2)39个受限国家使用full report, (3)俄罗斯国家使用full report cee，三个产品使用一个接口但入参不同, 需要区分国家。</w:t>
            </w:r>
          </w:p>
        </w:tc>
      </w:tr>
      <w:tr w14:paraId="4BDCE653">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60974D3">
            <w:pPr>
              <w:spacing w:before="120" w:after="120" w:line="288" w:lineRule="auto"/>
              <w:jc w:val="left"/>
              <w:rPr>
                <w:rFonts w:hint="eastAsia" w:ascii="微软雅黑" w:hAnsi="微软雅黑" w:eastAsia="微软雅黑"/>
              </w:rPr>
            </w:pPr>
            <w:r>
              <w:rPr>
                <w:rFonts w:hint="eastAsia" w:ascii="微软雅黑" w:hAnsi="微软雅黑" w:eastAsia="微软雅黑"/>
              </w:rPr>
              <w:t>订单</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3D37DD9">
            <w:pPr>
              <w:jc w:val="left"/>
              <w:rPr>
                <w:rFonts w:hint="eastAsia" w:ascii="微软雅黑" w:hAnsi="微软雅黑" w:eastAsia="微软雅黑"/>
              </w:rPr>
            </w:pPr>
            <w:r>
              <w:rPr>
                <w:rFonts w:hint="eastAsia" w:ascii="微软雅黑" w:hAnsi="微软雅黑" w:eastAsia="微软雅黑"/>
              </w:rPr>
              <w:t>指科法斯需三一对获取相关企业客户的资信指标数据，按产品需分别通过集成订单(Order)申请采购流程（整个流程需要等待6天及以上时间），在相关订单对应产品的数据准备完成后，方可获取相关购买产品的指标数据。</w:t>
            </w:r>
          </w:p>
        </w:tc>
      </w:tr>
      <w:tr w14:paraId="75BEAE33">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B064486">
            <w:pPr>
              <w:spacing w:before="120" w:after="120" w:line="288" w:lineRule="auto"/>
              <w:jc w:val="left"/>
              <w:rPr>
                <w:rFonts w:hint="eastAsia" w:ascii="微软雅黑" w:hAnsi="微软雅黑" w:eastAsia="微软雅黑"/>
              </w:rPr>
            </w:pPr>
            <w:r>
              <w:rPr>
                <w:rFonts w:ascii="微软雅黑" w:hAnsi="微软雅黑" w:eastAsia="微软雅黑"/>
              </w:rPr>
              <w:t>companyId</w:t>
            </w:r>
            <w:r>
              <w:rPr>
                <w:rFonts w:hint="eastAsia" w:ascii="微软雅黑" w:hAnsi="微软雅黑" w:eastAsia="微软雅黑"/>
              </w:rPr>
              <w:t xml:space="preserve">  接口入参</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A7F9721">
            <w:pPr>
              <w:jc w:val="left"/>
              <w:rPr>
                <w:rFonts w:hint="eastAsia" w:ascii="微软雅黑" w:hAnsi="微软雅黑" w:eastAsia="微软雅黑"/>
              </w:rPr>
            </w:pPr>
            <w:r>
              <w:rPr>
                <w:rFonts w:hint="eastAsia" w:ascii="微软雅黑" w:hAnsi="微软雅黑" w:eastAsia="微软雅黑"/>
              </w:rPr>
              <w:t>是Coface ICON平台接口常见接口搜索入参参数，指老的Coface唯一企业编码（老的），有部分重复存在，建议不要使用。数据示例：</w:t>
            </w:r>
            <w:r>
              <w:rPr>
                <w:rFonts w:ascii="微软雅黑" w:hAnsi="微软雅黑" w:eastAsia="微软雅黑"/>
              </w:rPr>
              <w:t xml:space="preserve">"companyId": </w:t>
            </w:r>
            <w:r>
              <w:rPr>
                <w:rFonts w:ascii="微软雅黑" w:hAnsi="微软雅黑" w:eastAsia="微软雅黑"/>
                <w:sz w:val="16"/>
                <w:szCs w:val="16"/>
              </w:rPr>
              <w:t>"dc5b0048-2a80-4a22-b2f9-fad7d72f074d"</w:t>
            </w:r>
          </w:p>
        </w:tc>
      </w:tr>
      <w:tr w14:paraId="0BB19AC1">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F7378EB">
            <w:pPr>
              <w:spacing w:before="120" w:after="120" w:line="288" w:lineRule="auto"/>
              <w:jc w:val="left"/>
              <w:rPr>
                <w:rFonts w:hint="eastAsia" w:ascii="微软雅黑" w:hAnsi="微软雅黑" w:eastAsia="微软雅黑"/>
              </w:rPr>
            </w:pPr>
            <w:r>
              <w:rPr>
                <w:rFonts w:ascii="微软雅黑" w:hAnsi="微软雅黑" w:eastAsia="微软雅黑"/>
              </w:rPr>
              <w:t>externalId</w:t>
            </w:r>
            <w:r>
              <w:rPr>
                <w:rFonts w:hint="eastAsia" w:ascii="微软雅黑" w:hAnsi="微软雅黑" w:eastAsia="微软雅黑"/>
              </w:rPr>
              <w:t xml:space="preserve"> 接口入参</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BF2B161">
            <w:pPr>
              <w:jc w:val="left"/>
              <w:rPr>
                <w:rFonts w:hint="eastAsia" w:ascii="微软雅黑" w:hAnsi="微软雅黑" w:eastAsia="微软雅黑"/>
              </w:rPr>
            </w:pPr>
            <w:r>
              <w:rPr>
                <w:rFonts w:hint="eastAsia" w:ascii="微软雅黑" w:hAnsi="微软雅黑" w:eastAsia="微软雅黑"/>
              </w:rPr>
              <w:t>是Coface ICON平台接口常见接口搜索入参参数，指Coface唯一企业编码（新的），在本次对接中对存量客户（（指那第一批线下匹配的504家的三一大客户）数据会采用该入参参数。该externalId需Coface预先线下提供，三一需把该字段和数据加到CRM系统的客户表上。数据示例：</w:t>
            </w:r>
            <w:r>
              <w:rPr>
                <w:rFonts w:ascii="微软雅黑" w:hAnsi="微软雅黑" w:eastAsia="微软雅黑"/>
              </w:rPr>
              <w:t>"externalId": "icon#123456"</w:t>
            </w:r>
          </w:p>
        </w:tc>
      </w:tr>
      <w:tr w14:paraId="6009F156">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1E3262F">
            <w:pPr>
              <w:spacing w:before="120" w:after="120" w:line="288" w:lineRule="auto"/>
              <w:jc w:val="left"/>
              <w:rPr>
                <w:rFonts w:hint="eastAsia" w:ascii="微软雅黑" w:hAnsi="微软雅黑" w:eastAsia="微软雅黑"/>
              </w:rPr>
            </w:pPr>
            <w:r>
              <w:rPr>
                <w:rFonts w:hint="eastAsia" w:ascii="微软雅黑" w:hAnsi="微软雅黑" w:eastAsia="微软雅黑"/>
              </w:rPr>
              <w:t>id 接口入参</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23CC2CD">
            <w:pPr>
              <w:jc w:val="left"/>
              <w:rPr>
                <w:rFonts w:hint="eastAsia" w:ascii="微软雅黑" w:hAnsi="微软雅黑" w:eastAsia="微软雅黑"/>
              </w:rPr>
            </w:pPr>
            <w:r>
              <w:rPr>
                <w:rFonts w:hint="eastAsia" w:ascii="微软雅黑" w:hAnsi="微软雅黑" w:eastAsia="微软雅黑"/>
              </w:rPr>
              <w:t>一般指订单order id</w:t>
            </w:r>
          </w:p>
        </w:tc>
      </w:tr>
      <w:tr w14:paraId="5C02A860">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F8D5C5B">
            <w:pPr>
              <w:spacing w:before="120" w:after="120" w:line="288" w:lineRule="auto"/>
              <w:jc w:val="left"/>
              <w:rPr>
                <w:rFonts w:hint="eastAsia" w:ascii="微软雅黑" w:hAnsi="微软雅黑" w:eastAsia="微软雅黑"/>
              </w:rPr>
            </w:pPr>
            <w:r>
              <w:rPr>
                <w:rFonts w:hint="eastAsia" w:ascii="微软雅黑" w:hAnsi="微软雅黑" w:eastAsia="微软雅黑"/>
              </w:rPr>
              <w:t>搜索分页控制入参：range, offset, limit</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D1CDFC1">
            <w:pPr>
              <w:jc w:val="left"/>
              <w:rPr>
                <w:rFonts w:hint="eastAsia" w:ascii="微软雅黑" w:hAnsi="微软雅黑" w:eastAsia="微软雅黑"/>
              </w:rPr>
            </w:pPr>
            <w:r>
              <w:rPr>
                <w:rFonts w:hint="eastAsia" w:ascii="微软雅黑" w:hAnsi="微软雅黑" w:eastAsia="微软雅黑"/>
              </w:rPr>
              <w:t>搜索企业指标数据，接口默认返回最多20条数据（第一个分页）。对于客户搜索接口，一般记录越在前面客户数据匹配度高。如需翻页获取数据，可以通过range指定第几页，offset第几条开始记录和limit返回最多多少条记录来作为入参控制。</w:t>
            </w:r>
          </w:p>
        </w:tc>
      </w:tr>
      <w:tr w14:paraId="188754DA">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4457F86">
            <w:pPr>
              <w:jc w:val="left"/>
              <w:rPr>
                <w:rFonts w:hint="eastAsia" w:ascii="微软雅黑" w:hAnsi="微软雅黑" w:eastAsia="微软雅黑"/>
                <w:sz w:val="18"/>
                <w:szCs w:val="18"/>
              </w:rPr>
            </w:pPr>
            <w:r>
              <w:rPr>
                <w:rFonts w:hint="eastAsia" w:ascii="微软雅黑" w:hAnsi="微软雅黑" w:eastAsia="微软雅黑"/>
                <w:sz w:val="18"/>
                <w:szCs w:val="18"/>
              </w:rPr>
              <w:t>接口返回参数Responses:</w:t>
            </w:r>
          </w:p>
          <w:p w14:paraId="538B1D1C">
            <w:pPr>
              <w:jc w:val="left"/>
              <w:rPr>
                <w:rFonts w:hint="eastAsia" w:ascii="微软雅黑" w:hAnsi="微软雅黑" w:eastAsia="微软雅黑"/>
                <w:sz w:val="18"/>
                <w:szCs w:val="18"/>
              </w:rPr>
            </w:pPr>
            <w:r>
              <w:rPr>
                <w:rFonts w:ascii="微软雅黑" w:hAnsi="微软雅黑" w:eastAsia="微软雅黑"/>
                <w:sz w:val="18"/>
                <w:szCs w:val="18"/>
              </w:rPr>
              <w:t>200 Array of companies (Full content)</w:t>
            </w:r>
          </w:p>
          <w:p w14:paraId="1EEA5E52">
            <w:pPr>
              <w:jc w:val="left"/>
              <w:rPr>
                <w:rFonts w:hint="eastAsia" w:ascii="微软雅黑" w:hAnsi="微软雅黑" w:eastAsia="微软雅黑"/>
              </w:rPr>
            </w:pPr>
            <w:r>
              <w:rPr>
                <w:rFonts w:ascii="微软雅黑" w:hAnsi="微软雅黑" w:eastAsia="微软雅黑"/>
                <w:sz w:val="18"/>
                <w:szCs w:val="18"/>
              </w:rPr>
              <w:t>206 Array of companies (Partial content)</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03125E4">
            <w:pPr>
              <w:jc w:val="left"/>
              <w:rPr>
                <w:rFonts w:hint="eastAsia" w:ascii="微软雅黑" w:hAnsi="微软雅黑" w:eastAsia="微软雅黑"/>
                <w:color w:val="FF0000"/>
              </w:rPr>
            </w:pPr>
            <w:r>
              <w:rPr>
                <w:rFonts w:hint="eastAsia" w:ascii="微软雅黑" w:hAnsi="微软雅黑" w:eastAsia="微软雅黑"/>
                <w:color w:val="FF0000"/>
              </w:rPr>
              <w:t>200指返回全部数据，206返回是分页数据。因三一主要采取一个客户获取唯一性指标，</w:t>
            </w:r>
            <w:commentRangeStart w:id="0"/>
            <w:r>
              <w:rPr>
                <w:rFonts w:hint="eastAsia" w:ascii="微软雅黑" w:hAnsi="微软雅黑" w:eastAsia="微软雅黑"/>
                <w:color w:val="FF0000"/>
              </w:rPr>
              <w:t>那么接口可以把200和206都可视为正常接口返回</w:t>
            </w:r>
            <w:commentRangeEnd w:id="0"/>
            <w:r>
              <w:rPr>
                <w:rStyle w:val="13"/>
              </w:rPr>
              <w:commentReference w:id="0"/>
            </w:r>
          </w:p>
        </w:tc>
      </w:tr>
      <w:tr w14:paraId="67554D24">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3C702C8">
            <w:pPr>
              <w:jc w:val="left"/>
              <w:rPr>
                <w:rFonts w:hint="eastAsia" w:ascii="微软雅黑" w:hAnsi="微软雅黑" w:eastAsia="微软雅黑"/>
                <w:sz w:val="18"/>
                <w:szCs w:val="18"/>
              </w:rPr>
            </w:pPr>
            <w:r>
              <w:rPr>
                <w:rFonts w:hint="eastAsia" w:ascii="微软雅黑" w:hAnsi="微软雅黑" w:eastAsia="微软雅黑"/>
                <w:sz w:val="18"/>
                <w:szCs w:val="18"/>
              </w:rPr>
              <w:t>默认语言（数据和报告）</w:t>
            </w:r>
          </w:p>
        </w:tc>
        <w:tc>
          <w:tcPr>
            <w:tcW w:w="414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4C29183">
            <w:pPr>
              <w:jc w:val="left"/>
              <w:rPr>
                <w:rFonts w:hint="eastAsia" w:ascii="微软雅黑" w:hAnsi="微软雅黑" w:eastAsia="微软雅黑"/>
                <w:color w:val="FF0000"/>
              </w:rPr>
            </w:pPr>
            <w:commentRangeStart w:id="1"/>
            <w:r>
              <w:rPr>
                <w:rFonts w:hint="eastAsia" w:ascii="微软雅黑" w:hAnsi="微软雅黑" w:eastAsia="微软雅黑"/>
                <w:color w:val="FF0000"/>
              </w:rPr>
              <w:t>接口对接文本型字段的值一般默认English, 比如入参company name字段, 指企业英文名称</w:t>
            </w:r>
            <w:commentRangeEnd w:id="1"/>
            <w:r>
              <w:rPr>
                <w:rStyle w:val="13"/>
              </w:rPr>
              <w:commentReference w:id="1"/>
            </w:r>
          </w:p>
        </w:tc>
      </w:tr>
    </w:tbl>
    <w:p w14:paraId="64DC25ED">
      <w:pPr>
        <w:pStyle w:val="14"/>
        <w:numPr>
          <w:ilvl w:val="0"/>
          <w:numId w:val="2"/>
        </w:numPr>
        <w:spacing w:before="380" w:after="140" w:line="288" w:lineRule="auto"/>
        <w:ind w:firstLineChars="0"/>
        <w:jc w:val="left"/>
        <w:outlineLvl w:val="0"/>
        <w:rPr>
          <w:rFonts w:hint="eastAsia" w:ascii="微软雅黑" w:hAnsi="微软雅黑" w:eastAsia="微软雅黑" w:cs="Arial"/>
          <w:b/>
          <w:sz w:val="36"/>
        </w:rPr>
      </w:pPr>
      <w:bookmarkStart w:id="2" w:name="heading_3"/>
      <w:r>
        <w:rPr>
          <w:rFonts w:hint="eastAsia" w:ascii="微软雅黑" w:hAnsi="微软雅黑" w:eastAsia="微软雅黑" w:cs="Arial"/>
          <w:b/>
          <w:sz w:val="36"/>
        </w:rPr>
        <w:t>Coface产品和指标关系</w:t>
      </w:r>
    </w:p>
    <w:tbl>
      <w:tblPr>
        <w:tblStyle w:val="8"/>
        <w:tblW w:w="5000" w:type="pct"/>
        <w:tblInd w:w="0" w:type="dxa"/>
        <w:tblLayout w:type="fixed"/>
        <w:tblCellMar>
          <w:top w:w="0" w:type="dxa"/>
          <w:left w:w="108" w:type="dxa"/>
          <w:bottom w:w="0" w:type="dxa"/>
          <w:right w:w="108" w:type="dxa"/>
        </w:tblCellMar>
      </w:tblPr>
      <w:tblGrid>
        <w:gridCol w:w="1655"/>
        <w:gridCol w:w="4893"/>
        <w:gridCol w:w="1973"/>
      </w:tblGrid>
      <w:tr w14:paraId="086685E3">
        <w:trPr>
          <w:trHeight w:val="280" w:hRule="atLeast"/>
        </w:trPr>
        <w:tc>
          <w:tcPr>
            <w:tcW w:w="971" w:type="pct"/>
            <w:tcBorders>
              <w:top w:val="single" w:color="auto" w:sz="4" w:space="0"/>
              <w:left w:val="single" w:color="auto" w:sz="4" w:space="0"/>
              <w:bottom w:val="single" w:color="auto" w:sz="4" w:space="0"/>
              <w:right w:val="single" w:color="auto" w:sz="4" w:space="0"/>
            </w:tcBorders>
            <w:noWrap/>
          </w:tcPr>
          <w:p w14:paraId="2962326B">
            <w:pPr>
              <w:widowControl/>
              <w:jc w:val="left"/>
              <w:rPr>
                <w:rFonts w:ascii="Arial" w:hAnsi="Arial" w:eastAsia="微软雅黑" w:cs="Arial"/>
                <w:b/>
                <w:bCs/>
                <w:kern w:val="0"/>
                <w:sz w:val="18"/>
                <w:szCs w:val="18"/>
                <w:lang w:val="en-GB"/>
              </w:rPr>
            </w:pPr>
            <w:r>
              <w:rPr>
                <w:rFonts w:hint="eastAsia" w:ascii="Arial" w:hAnsi="Arial" w:eastAsia="微软雅黑" w:cs="Arial"/>
                <w:b/>
                <w:bCs/>
                <w:kern w:val="0"/>
                <w:sz w:val="18"/>
                <w:szCs w:val="18"/>
                <w:lang w:val="en-GB"/>
              </w:rPr>
              <w:t>产品名称</w:t>
            </w:r>
          </w:p>
        </w:tc>
        <w:tc>
          <w:tcPr>
            <w:tcW w:w="2871" w:type="pct"/>
            <w:tcBorders>
              <w:top w:val="single" w:color="auto" w:sz="4" w:space="0"/>
              <w:left w:val="nil"/>
              <w:bottom w:val="single" w:color="auto" w:sz="4" w:space="0"/>
              <w:right w:val="single" w:color="auto" w:sz="4" w:space="0"/>
            </w:tcBorders>
            <w:noWrap/>
          </w:tcPr>
          <w:p w14:paraId="37350AC3">
            <w:pPr>
              <w:widowControl/>
              <w:jc w:val="left"/>
              <w:rPr>
                <w:rFonts w:ascii="Arial" w:hAnsi="Arial" w:eastAsia="微软雅黑" w:cs="Arial"/>
                <w:b/>
                <w:bCs/>
                <w:kern w:val="0"/>
                <w:sz w:val="18"/>
                <w:szCs w:val="18"/>
                <w:lang w:val="en-GB"/>
              </w:rPr>
            </w:pPr>
            <w:r>
              <w:rPr>
                <w:rFonts w:hint="eastAsia" w:ascii="Arial" w:hAnsi="Arial" w:eastAsia="微软雅黑" w:cs="Arial"/>
                <w:b/>
                <w:bCs/>
                <w:kern w:val="0"/>
                <w:sz w:val="18"/>
                <w:szCs w:val="18"/>
                <w:lang w:val="en-GB"/>
              </w:rPr>
              <w:t>三一客户指标需求</w:t>
            </w:r>
          </w:p>
        </w:tc>
        <w:tc>
          <w:tcPr>
            <w:tcW w:w="1158" w:type="pct"/>
            <w:tcBorders>
              <w:top w:val="single" w:color="auto" w:sz="4" w:space="0"/>
              <w:left w:val="nil"/>
              <w:bottom w:val="single" w:color="auto" w:sz="4" w:space="0"/>
              <w:right w:val="single" w:color="auto" w:sz="4" w:space="0"/>
            </w:tcBorders>
            <w:noWrap/>
          </w:tcPr>
          <w:p w14:paraId="2F81249E">
            <w:pPr>
              <w:widowControl/>
              <w:jc w:val="left"/>
              <w:rPr>
                <w:rFonts w:ascii="Arial" w:hAnsi="Arial" w:eastAsia="微软雅黑" w:cs="Arial"/>
                <w:b/>
                <w:bCs/>
                <w:kern w:val="0"/>
                <w:sz w:val="18"/>
                <w:szCs w:val="18"/>
                <w:lang w:val="en-GB"/>
              </w:rPr>
            </w:pPr>
            <w:r>
              <w:rPr>
                <w:rFonts w:hint="eastAsia" w:ascii="Arial" w:hAnsi="Arial" w:eastAsia="微软雅黑" w:cs="Arial"/>
                <w:b/>
                <w:bCs/>
                <w:kern w:val="0"/>
                <w:sz w:val="18"/>
                <w:szCs w:val="18"/>
                <w:lang w:val="en-GB"/>
              </w:rPr>
              <w:t>指标数量</w:t>
            </w:r>
          </w:p>
        </w:tc>
      </w:tr>
      <w:tr w14:paraId="64FADC03">
        <w:trPr>
          <w:trHeight w:val="280" w:hRule="atLeast"/>
        </w:trPr>
        <w:tc>
          <w:tcPr>
            <w:tcW w:w="971" w:type="pct"/>
            <w:tcBorders>
              <w:top w:val="single" w:color="auto" w:sz="4" w:space="0"/>
              <w:left w:val="single" w:color="auto" w:sz="4" w:space="0"/>
              <w:bottom w:val="single" w:color="auto" w:sz="4" w:space="0"/>
              <w:right w:val="single" w:color="auto" w:sz="4" w:space="0"/>
            </w:tcBorders>
            <w:noWrap/>
          </w:tcPr>
          <w:p w14:paraId="602B09B0">
            <w:pPr>
              <w:widowControl/>
              <w:jc w:val="left"/>
              <w:rPr>
                <w:rFonts w:ascii="Arial" w:hAnsi="Arial" w:eastAsia="微软雅黑" w:cs="Arial"/>
                <w:kern w:val="0"/>
                <w:sz w:val="18"/>
                <w:szCs w:val="18"/>
                <w:lang w:val="en-GB"/>
              </w:rPr>
            </w:pPr>
            <w:r>
              <w:rPr>
                <w:rFonts w:hint="eastAsia" w:ascii="Arial" w:hAnsi="Arial" w:eastAsia="微软雅黑" w:cs="Arial"/>
                <w:b/>
                <w:bCs/>
                <w:color w:val="24292F"/>
                <w:kern w:val="0"/>
                <w:sz w:val="18"/>
                <w:szCs w:val="18"/>
                <w:lang w:val="en-GB"/>
              </w:rPr>
              <w:t>URBA360产品</w:t>
            </w:r>
          </w:p>
        </w:tc>
        <w:tc>
          <w:tcPr>
            <w:tcW w:w="2871" w:type="pct"/>
            <w:tcBorders>
              <w:top w:val="single" w:color="auto" w:sz="4" w:space="0"/>
              <w:left w:val="nil"/>
              <w:bottom w:val="single" w:color="auto" w:sz="4" w:space="0"/>
              <w:right w:val="single" w:color="auto" w:sz="4" w:space="0"/>
            </w:tcBorders>
            <w:shd w:val="clear" w:color="auto" w:fill="F2F2F2"/>
            <w:noWrap/>
          </w:tcPr>
          <w:p w14:paraId="107BCF14">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1外部评级</w:t>
            </w:r>
            <w:r>
              <w:rPr>
                <w:rFonts w:ascii="微软雅黑" w:hAnsi="微软雅黑" w:eastAsia="微软雅黑"/>
                <w:lang w:val="en-GB"/>
              </w:rPr>
              <w:t>-score</w:t>
            </w:r>
          </w:p>
          <w:p w14:paraId="062C24B9">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4迟付指数</w:t>
            </w:r>
            <w:r>
              <w:rPr>
                <w:rFonts w:ascii="微软雅黑" w:hAnsi="微软雅黑" w:eastAsia="微软雅黑"/>
                <w:lang w:val="en-GB"/>
              </w:rPr>
              <w:t>–latePaymentIndex</w:t>
            </w:r>
          </w:p>
          <w:p w14:paraId="414ECB73">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6客户财务</w:t>
            </w:r>
            <w:r>
              <w:rPr>
                <w:rFonts w:ascii="微软雅黑" w:hAnsi="微软雅黑" w:eastAsia="微软雅黑"/>
                <w:lang w:val="en-GB"/>
              </w:rPr>
              <w:t>–financials</w:t>
            </w:r>
            <w:r>
              <w:rPr>
                <w:rFonts w:hint="eastAsia" w:ascii="微软雅黑" w:hAnsi="微软雅黑" w:eastAsia="微软雅黑"/>
                <w:lang w:val="en-GB"/>
              </w:rPr>
              <w:t>/balance sheet</w:t>
            </w:r>
          </w:p>
          <w:p w14:paraId="42DF4587">
            <w:pPr>
              <w:jc w:val="left"/>
              <w:rPr>
                <w:rFonts w:hint="eastAsia" w:ascii="微软雅黑" w:hAnsi="微软雅黑" w:eastAsia="微软雅黑"/>
                <w:sz w:val="16"/>
                <w:szCs w:val="16"/>
              </w:rPr>
            </w:pPr>
            <w:r>
              <w:rPr>
                <w:rFonts w:hint="eastAsia" w:ascii="微软雅黑" w:hAnsi="微软雅黑" w:eastAsia="微软雅黑"/>
                <w:sz w:val="16"/>
                <w:szCs w:val="16"/>
                <w:lang w:val="en-GB"/>
              </w:rPr>
              <w:t>（含4个指标：</w:t>
            </w:r>
            <w:r>
              <w:rPr>
                <w:rFonts w:hint="eastAsia" w:ascii="微软雅黑" w:hAnsi="微软雅黑" w:eastAsia="微软雅黑"/>
                <w:sz w:val="16"/>
                <w:szCs w:val="16"/>
              </w:rPr>
              <w:t>净资产/资产负债率/流动比率/净利润率</w:t>
            </w:r>
            <w:r>
              <w:rPr>
                <w:rFonts w:ascii="微软雅黑" w:hAnsi="微软雅黑" w:eastAsia="微软雅黑"/>
                <w:sz w:val="16"/>
                <w:szCs w:val="16"/>
              </w:rPr>
              <w:t>）</w:t>
            </w:r>
          </w:p>
          <w:p w14:paraId="06DFCA81">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7国别风险</w:t>
            </w:r>
            <w:r>
              <w:rPr>
                <w:rFonts w:ascii="微软雅黑" w:hAnsi="微软雅黑" w:eastAsia="微软雅黑"/>
                <w:lang w:val="en-GB"/>
              </w:rPr>
              <w:t>–countryRiskAssessment</w:t>
            </w:r>
          </w:p>
          <w:p w14:paraId="52687487">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8行业风险</w:t>
            </w:r>
            <w:r>
              <w:rPr>
                <w:rFonts w:ascii="微软雅黑" w:hAnsi="微软雅黑" w:eastAsia="微软雅黑"/>
                <w:lang w:val="en-GB"/>
              </w:rPr>
              <w:t>–sectorRiskAssessment</w:t>
            </w:r>
          </w:p>
          <w:p w14:paraId="6E1F95ED">
            <w:pPr>
              <w:numPr>
                <w:ilvl w:val="0"/>
                <w:numId w:val="1"/>
              </w:numPr>
              <w:jc w:val="left"/>
              <w:rPr>
                <w:rFonts w:hint="eastAsia" w:ascii="微软雅黑" w:hAnsi="微软雅黑" w:eastAsia="微软雅黑"/>
                <w:lang w:val="en-GB"/>
              </w:rPr>
            </w:pPr>
            <w:r>
              <w:rPr>
                <w:rFonts w:hint="eastAsia" w:ascii="微软雅黑" w:hAnsi="微软雅黑" w:eastAsia="微软雅黑"/>
                <w:lang w:val="en-GB"/>
              </w:rPr>
              <w:t>9行业属性</w:t>
            </w:r>
            <w:r>
              <w:rPr>
                <w:rFonts w:ascii="微软雅黑" w:hAnsi="微软雅黑" w:eastAsia="微软雅黑"/>
                <w:lang w:val="en-GB"/>
              </w:rPr>
              <w:t>-nace</w:t>
            </w:r>
          </w:p>
        </w:tc>
        <w:tc>
          <w:tcPr>
            <w:tcW w:w="1158" w:type="pct"/>
            <w:tcBorders>
              <w:top w:val="single" w:color="auto" w:sz="4" w:space="0"/>
              <w:left w:val="nil"/>
              <w:bottom w:val="single" w:color="auto" w:sz="4" w:space="0"/>
              <w:right w:val="single" w:color="auto" w:sz="4" w:space="0"/>
            </w:tcBorders>
            <w:shd w:val="clear" w:color="auto" w:fill="F2F2F2"/>
            <w:noWrap/>
          </w:tcPr>
          <w:p w14:paraId="219ED269">
            <w:pPr>
              <w:widowControl/>
              <w:jc w:val="left"/>
              <w:rPr>
                <w:rFonts w:ascii="Arial" w:hAnsi="Arial" w:eastAsia="微软雅黑" w:cs="Arial"/>
                <w:color w:val="24292F"/>
                <w:kern w:val="0"/>
                <w:sz w:val="18"/>
                <w:szCs w:val="18"/>
                <w:lang w:val="en-GB"/>
              </w:rPr>
            </w:pPr>
            <w:r>
              <w:rPr>
                <w:rFonts w:hint="eastAsia" w:ascii="Arial" w:hAnsi="Arial" w:eastAsia="微软雅黑" w:cs="Arial"/>
                <w:color w:val="24292F"/>
                <w:kern w:val="0"/>
                <w:sz w:val="18"/>
                <w:szCs w:val="18"/>
                <w:lang w:val="en-GB"/>
              </w:rPr>
              <w:t>9</w:t>
            </w:r>
          </w:p>
        </w:tc>
      </w:tr>
      <w:tr w14:paraId="349CB14F">
        <w:trPr>
          <w:trHeight w:val="280" w:hRule="atLeast"/>
        </w:trPr>
        <w:tc>
          <w:tcPr>
            <w:tcW w:w="971" w:type="pct"/>
            <w:tcBorders>
              <w:top w:val="single" w:color="auto" w:sz="4" w:space="0"/>
              <w:left w:val="single" w:color="auto" w:sz="4" w:space="0"/>
              <w:bottom w:val="single" w:color="auto" w:sz="4" w:space="0"/>
              <w:right w:val="single" w:color="auto" w:sz="4" w:space="0"/>
            </w:tcBorders>
            <w:noWrap/>
          </w:tcPr>
          <w:p w14:paraId="4468B501">
            <w:pPr>
              <w:widowControl/>
              <w:jc w:val="left"/>
              <w:rPr>
                <w:rFonts w:ascii="Arial" w:hAnsi="Arial" w:eastAsia="微软雅黑" w:cs="Arial"/>
                <w:b/>
                <w:bCs/>
                <w:color w:val="538135"/>
                <w:kern w:val="0"/>
                <w:sz w:val="18"/>
                <w:szCs w:val="18"/>
                <w:lang w:val="en-GB"/>
              </w:rPr>
            </w:pPr>
            <w:r>
              <w:rPr>
                <w:rFonts w:hint="eastAsia" w:ascii="Arial" w:hAnsi="Arial" w:eastAsia="微软雅黑" w:cs="Arial"/>
                <w:b/>
                <w:bCs/>
                <w:color w:val="538135"/>
                <w:kern w:val="0"/>
                <w:sz w:val="18"/>
                <w:szCs w:val="18"/>
                <w:lang w:val="en-GB"/>
              </w:rPr>
              <w:t>Report产品：</w:t>
            </w:r>
          </w:p>
          <w:p w14:paraId="5C13D3F9">
            <w:pPr>
              <w:widowControl/>
              <w:jc w:val="left"/>
              <w:rPr>
                <w:rFonts w:ascii="Arial" w:hAnsi="Arial" w:eastAsia="微软雅黑" w:cs="Arial"/>
                <w:color w:val="538135"/>
                <w:kern w:val="0"/>
                <w:sz w:val="18"/>
                <w:szCs w:val="18"/>
                <w:lang w:val="en-GB"/>
              </w:rPr>
            </w:pPr>
            <w:r>
              <w:rPr>
                <w:rFonts w:ascii="Arial" w:hAnsi="Arial" w:eastAsia="微软雅黑" w:cs="Arial"/>
                <w:color w:val="538135"/>
                <w:kern w:val="0"/>
                <w:sz w:val="18"/>
                <w:szCs w:val="18"/>
                <w:lang w:val="en-GB"/>
              </w:rPr>
              <w:t xml:space="preserve">Full Report URBA </w:t>
            </w:r>
          </w:p>
          <w:p w14:paraId="7FB7E021">
            <w:pPr>
              <w:widowControl/>
              <w:jc w:val="left"/>
              <w:rPr>
                <w:rFonts w:ascii="Arial" w:hAnsi="Arial" w:eastAsia="微软雅黑" w:cs="Arial"/>
                <w:color w:val="538135"/>
                <w:kern w:val="0"/>
                <w:sz w:val="18"/>
                <w:szCs w:val="18"/>
                <w:lang w:val="en-GB"/>
              </w:rPr>
            </w:pPr>
            <w:r>
              <w:rPr>
                <w:rFonts w:ascii="Arial" w:hAnsi="Arial" w:eastAsia="微软雅黑" w:cs="Arial"/>
                <w:color w:val="538135"/>
                <w:kern w:val="0"/>
                <w:sz w:val="18"/>
                <w:szCs w:val="18"/>
                <w:lang w:val="en-GB"/>
              </w:rPr>
              <w:t>Full Report</w:t>
            </w:r>
          </w:p>
          <w:p w14:paraId="24276488">
            <w:pPr>
              <w:widowControl/>
              <w:jc w:val="left"/>
              <w:rPr>
                <w:rFonts w:ascii="Arial" w:hAnsi="Arial" w:eastAsia="微软雅黑" w:cs="Arial"/>
                <w:color w:val="538135"/>
                <w:kern w:val="0"/>
                <w:sz w:val="18"/>
                <w:szCs w:val="18"/>
                <w:lang w:val="en-GB"/>
              </w:rPr>
            </w:pPr>
            <w:r>
              <w:rPr>
                <w:rFonts w:ascii="Arial" w:hAnsi="Arial" w:eastAsia="微软雅黑" w:cs="Arial"/>
                <w:color w:val="538135"/>
                <w:kern w:val="0"/>
                <w:sz w:val="18"/>
                <w:szCs w:val="18"/>
                <w:lang w:val="en-GB"/>
              </w:rPr>
              <w:t>Full report CEE</w:t>
            </w:r>
          </w:p>
          <w:p w14:paraId="768CBC49">
            <w:pPr>
              <w:widowControl/>
              <w:jc w:val="left"/>
              <w:rPr>
                <w:rFonts w:ascii="Arial" w:hAnsi="Arial" w:eastAsia="微软雅黑" w:cs="Arial"/>
                <w:b/>
                <w:bCs/>
                <w:color w:val="538135"/>
                <w:kern w:val="0"/>
                <w:sz w:val="18"/>
                <w:szCs w:val="18"/>
                <w:lang w:val="en-GB"/>
              </w:rPr>
            </w:pPr>
          </w:p>
        </w:tc>
        <w:tc>
          <w:tcPr>
            <w:tcW w:w="2871" w:type="pct"/>
            <w:tcBorders>
              <w:top w:val="single" w:color="auto" w:sz="4" w:space="0"/>
              <w:left w:val="nil"/>
              <w:bottom w:val="single" w:color="auto" w:sz="4" w:space="0"/>
              <w:right w:val="single" w:color="auto" w:sz="4" w:space="0"/>
            </w:tcBorders>
            <w:shd w:val="clear" w:color="auto" w:fill="F2F2F2"/>
            <w:noWrap/>
          </w:tcPr>
          <w:p w14:paraId="182AB6CB">
            <w:pPr>
              <w:numPr>
                <w:ilvl w:val="0"/>
                <w:numId w:val="1"/>
              </w:numPr>
              <w:jc w:val="left"/>
              <w:rPr>
                <w:rFonts w:hint="eastAsia" w:ascii="微软雅黑" w:hAnsi="微软雅黑" w:eastAsia="微软雅黑"/>
                <w:color w:val="538135"/>
                <w:lang w:val="en-GB"/>
              </w:rPr>
            </w:pPr>
            <w:r>
              <w:rPr>
                <w:rFonts w:hint="eastAsia" w:ascii="微软雅黑" w:hAnsi="微软雅黑" w:eastAsia="微软雅黑"/>
                <w:color w:val="538135"/>
                <w:lang w:val="en-GB"/>
              </w:rPr>
              <w:t>2注册资本</w:t>
            </w:r>
            <w:r>
              <w:rPr>
                <w:rFonts w:ascii="微软雅黑" w:hAnsi="微软雅黑" w:eastAsia="微软雅黑"/>
                <w:color w:val="538135"/>
                <w:lang w:val="en-GB"/>
              </w:rPr>
              <w:t>–shareCapital</w:t>
            </w:r>
          </w:p>
          <w:p w14:paraId="39B34371">
            <w:pPr>
              <w:numPr>
                <w:ilvl w:val="0"/>
                <w:numId w:val="1"/>
              </w:numPr>
              <w:jc w:val="left"/>
              <w:rPr>
                <w:rFonts w:hint="eastAsia" w:ascii="微软雅黑" w:hAnsi="微软雅黑" w:eastAsia="微软雅黑"/>
                <w:color w:val="538135"/>
                <w:lang w:val="en-GB"/>
              </w:rPr>
            </w:pPr>
            <w:r>
              <w:rPr>
                <w:rFonts w:hint="eastAsia" w:ascii="微软雅黑" w:hAnsi="微软雅黑" w:eastAsia="微软雅黑"/>
                <w:color w:val="538135"/>
                <w:lang w:val="en-GB"/>
              </w:rPr>
              <w:t>3从业年限</w:t>
            </w:r>
            <w:r>
              <w:rPr>
                <w:rFonts w:ascii="微软雅黑" w:hAnsi="微软雅黑" w:eastAsia="微软雅黑"/>
                <w:color w:val="538135"/>
                <w:lang w:val="en-GB"/>
              </w:rPr>
              <w:t>–registration</w:t>
            </w:r>
          </w:p>
          <w:p w14:paraId="4091351A">
            <w:pPr>
              <w:numPr>
                <w:ilvl w:val="0"/>
                <w:numId w:val="1"/>
              </w:numPr>
              <w:jc w:val="left"/>
              <w:rPr>
                <w:rFonts w:hint="eastAsia" w:ascii="微软雅黑" w:hAnsi="微软雅黑" w:eastAsia="微软雅黑"/>
                <w:color w:val="538135"/>
                <w:lang w:val="en-GB"/>
              </w:rPr>
            </w:pPr>
            <w:r>
              <w:rPr>
                <w:rFonts w:hint="eastAsia" w:ascii="微软雅黑" w:hAnsi="微软雅黑" w:eastAsia="微软雅黑"/>
                <w:color w:val="538135"/>
                <w:lang w:val="en-GB"/>
              </w:rPr>
              <w:t>5诉讼记录</w:t>
            </w:r>
            <w:r>
              <w:rPr>
                <w:rFonts w:ascii="微软雅黑" w:hAnsi="微软雅黑" w:eastAsia="微软雅黑"/>
                <w:color w:val="538135"/>
                <w:lang w:val="en-GB"/>
              </w:rPr>
              <w:t>–additionalInsolvencies</w:t>
            </w:r>
          </w:p>
          <w:p w14:paraId="10202C8A">
            <w:pPr>
              <w:widowControl/>
              <w:jc w:val="left"/>
              <w:rPr>
                <w:rFonts w:ascii="Arial" w:hAnsi="Arial" w:eastAsia="微软雅黑" w:cs="Arial"/>
                <w:color w:val="538135"/>
                <w:kern w:val="0"/>
                <w:sz w:val="18"/>
                <w:szCs w:val="18"/>
                <w:lang w:val="en-GB"/>
              </w:rPr>
            </w:pPr>
          </w:p>
        </w:tc>
        <w:tc>
          <w:tcPr>
            <w:tcW w:w="1158" w:type="pct"/>
            <w:tcBorders>
              <w:top w:val="single" w:color="auto" w:sz="4" w:space="0"/>
              <w:left w:val="nil"/>
              <w:bottom w:val="single" w:color="auto" w:sz="4" w:space="0"/>
              <w:right w:val="single" w:color="auto" w:sz="4" w:space="0"/>
            </w:tcBorders>
            <w:shd w:val="clear" w:color="auto" w:fill="F2F2F2"/>
            <w:noWrap/>
          </w:tcPr>
          <w:p w14:paraId="2B99569E">
            <w:pPr>
              <w:widowControl/>
              <w:jc w:val="left"/>
              <w:rPr>
                <w:rFonts w:ascii="Arial" w:hAnsi="Arial" w:eastAsia="微软雅黑" w:cs="Arial"/>
                <w:color w:val="24292F"/>
                <w:kern w:val="0"/>
                <w:sz w:val="18"/>
                <w:szCs w:val="18"/>
                <w:lang w:val="en-GB"/>
              </w:rPr>
            </w:pPr>
            <w:r>
              <w:rPr>
                <w:rFonts w:hint="eastAsia" w:ascii="Arial" w:hAnsi="Arial" w:eastAsia="微软雅黑" w:cs="Arial"/>
                <w:color w:val="24292F"/>
                <w:kern w:val="0"/>
                <w:sz w:val="18"/>
                <w:szCs w:val="18"/>
                <w:lang w:val="en-GB"/>
              </w:rPr>
              <w:t>3</w:t>
            </w:r>
          </w:p>
        </w:tc>
      </w:tr>
    </w:tbl>
    <w:p w14:paraId="578583BC">
      <w:pPr>
        <w:spacing w:before="380" w:after="140" w:line="288" w:lineRule="auto"/>
        <w:jc w:val="left"/>
        <w:rPr>
          <w:rFonts w:hint="eastAsia" w:ascii="微软雅黑" w:hAnsi="微软雅黑" w:eastAsia="微软雅黑"/>
          <w:sz w:val="18"/>
          <w:szCs w:val="18"/>
          <w:lang w:val="en-GB"/>
        </w:rPr>
      </w:pPr>
      <w:r>
        <w:rPr>
          <w:rFonts w:hint="eastAsia" w:ascii="微软雅黑" w:hAnsi="微软雅黑" w:eastAsia="微软雅黑"/>
          <w:b/>
          <w:bCs/>
          <w:sz w:val="18"/>
          <w:szCs w:val="18"/>
        </w:rPr>
        <w:t>39个受限国家：</w:t>
      </w:r>
      <w:r>
        <w:rPr>
          <w:rFonts w:ascii="微软雅黑" w:hAnsi="微软雅黑" w:eastAsia="微软雅黑"/>
          <w:sz w:val="18"/>
          <w:szCs w:val="18"/>
          <w:lang w:val="en-GB"/>
        </w:rPr>
        <w:t>AF,AG,BI,BT,BZ,CF,CU,DJ,ER,ET,GD,GN,GQ,GW,IQ,IR,KI,KP,KV,LS,LY,MN,MZ,NE,RU,SB,SD,SO,SS,ST,SY,TL,TV,UA,VE,VU,WS,YE,Z</w:t>
      </w:r>
      <w:r>
        <w:rPr>
          <w:rFonts w:hint="eastAsia" w:ascii="微软雅黑" w:hAnsi="微软雅黑" w:eastAsia="微软雅黑"/>
          <w:sz w:val="18"/>
          <w:szCs w:val="18"/>
          <w:lang w:val="en-GB"/>
        </w:rPr>
        <w:t>W</w:t>
      </w:r>
    </w:p>
    <w:p w14:paraId="5EF4C3FD">
      <w:pPr>
        <w:pStyle w:val="14"/>
        <w:numPr>
          <w:ilvl w:val="0"/>
          <w:numId w:val="2"/>
        </w:numPr>
        <w:spacing w:before="380" w:after="140" w:line="288" w:lineRule="auto"/>
        <w:ind w:firstLineChars="0"/>
        <w:jc w:val="left"/>
        <w:outlineLvl w:val="0"/>
        <w:rPr>
          <w:rFonts w:hint="eastAsia" w:ascii="微软雅黑" w:hAnsi="微软雅黑" w:eastAsia="微软雅黑" w:cs="Arial"/>
          <w:b/>
          <w:sz w:val="36"/>
        </w:rPr>
      </w:pPr>
      <w:r>
        <w:rPr>
          <w:rFonts w:hint="eastAsia" w:ascii="微软雅黑" w:hAnsi="微软雅黑" w:eastAsia="微软雅黑" w:cs="Arial"/>
          <w:b/>
          <w:sz w:val="36"/>
        </w:rPr>
        <w:t>三种Report产品接口参数说明</w:t>
      </w:r>
    </w:p>
    <w:tbl>
      <w:tblPr>
        <w:tblStyle w:val="8"/>
        <w:tblW w:w="5000" w:type="pct"/>
        <w:tblInd w:w="0" w:type="dxa"/>
        <w:tblLayout w:type="autofit"/>
        <w:tblCellMar>
          <w:top w:w="0" w:type="dxa"/>
          <w:left w:w="108" w:type="dxa"/>
          <w:bottom w:w="0" w:type="dxa"/>
          <w:right w:w="108" w:type="dxa"/>
        </w:tblCellMar>
      </w:tblPr>
      <w:tblGrid>
        <w:gridCol w:w="1642"/>
        <w:gridCol w:w="2293"/>
        <w:gridCol w:w="2293"/>
        <w:gridCol w:w="2293"/>
      </w:tblGrid>
      <w:tr w14:paraId="4781B2EF">
        <w:trPr>
          <w:trHeight w:val="280" w:hRule="atLeast"/>
        </w:trPr>
        <w:tc>
          <w:tcPr>
            <w:tcW w:w="1029" w:type="pct"/>
            <w:tcBorders>
              <w:top w:val="single" w:color="auto" w:sz="4" w:space="0"/>
              <w:left w:val="single" w:color="auto" w:sz="4" w:space="0"/>
              <w:bottom w:val="single" w:color="auto" w:sz="4" w:space="0"/>
              <w:right w:val="single" w:color="auto" w:sz="4" w:space="0"/>
            </w:tcBorders>
            <w:noWrap/>
          </w:tcPr>
          <w:p w14:paraId="6F0F9B45">
            <w:pPr>
              <w:widowControl/>
              <w:jc w:val="left"/>
              <w:rPr>
                <w:rFonts w:ascii="Arial" w:hAnsi="Arial" w:eastAsia="微软雅黑" w:cs="Arial"/>
                <w:b/>
                <w:bCs/>
                <w:color w:val="4472C4"/>
                <w:kern w:val="0"/>
                <w:sz w:val="18"/>
                <w:szCs w:val="18"/>
                <w:lang w:val="en-GB"/>
              </w:rPr>
            </w:pPr>
          </w:p>
        </w:tc>
        <w:tc>
          <w:tcPr>
            <w:tcW w:w="3971" w:type="pct"/>
            <w:gridSpan w:val="3"/>
            <w:tcBorders>
              <w:top w:val="single" w:color="auto" w:sz="4" w:space="0"/>
              <w:left w:val="nil"/>
              <w:bottom w:val="single" w:color="auto" w:sz="4" w:space="0"/>
              <w:right w:val="single" w:color="auto" w:sz="4" w:space="0"/>
            </w:tcBorders>
            <w:noWrap/>
          </w:tcPr>
          <w:p w14:paraId="44C4A884">
            <w:pPr>
              <w:widowControl/>
              <w:jc w:val="center"/>
              <w:rPr>
                <w:rFonts w:ascii="Arial" w:hAnsi="Arial" w:eastAsia="微软雅黑" w:cs="Arial"/>
                <w:b/>
                <w:bCs/>
                <w:color w:val="24292F"/>
                <w:kern w:val="0"/>
                <w:sz w:val="18"/>
                <w:szCs w:val="18"/>
                <w:lang w:val="en-GB"/>
              </w:rPr>
            </w:pPr>
            <w:r>
              <w:rPr>
                <w:rFonts w:hint="eastAsia" w:ascii="Arial" w:hAnsi="Arial" w:eastAsia="微软雅黑" w:cs="Arial"/>
                <w:b/>
                <w:bCs/>
                <w:color w:val="538135"/>
                <w:kern w:val="0"/>
                <w:sz w:val="18"/>
                <w:szCs w:val="18"/>
                <w:lang w:val="en-GB"/>
              </w:rPr>
              <w:t>Report产品名称</w:t>
            </w:r>
          </w:p>
        </w:tc>
      </w:tr>
      <w:tr w14:paraId="3CCD1C86">
        <w:trPr>
          <w:trHeight w:val="280" w:hRule="atLeast"/>
        </w:trPr>
        <w:tc>
          <w:tcPr>
            <w:tcW w:w="1029" w:type="pct"/>
            <w:tcBorders>
              <w:top w:val="single" w:color="auto" w:sz="4" w:space="0"/>
              <w:left w:val="single" w:color="auto" w:sz="4" w:space="0"/>
              <w:bottom w:val="single" w:color="auto" w:sz="4" w:space="0"/>
              <w:right w:val="single" w:color="auto" w:sz="4" w:space="0"/>
            </w:tcBorders>
            <w:noWrap/>
          </w:tcPr>
          <w:p w14:paraId="55BA52A4">
            <w:pPr>
              <w:widowControl/>
              <w:jc w:val="left"/>
              <w:rPr>
                <w:rFonts w:ascii="Arial" w:hAnsi="Arial" w:eastAsia="微软雅黑" w:cs="Arial"/>
                <w:b/>
                <w:bCs/>
                <w:color w:val="4472C4"/>
                <w:kern w:val="0"/>
                <w:sz w:val="18"/>
                <w:szCs w:val="18"/>
                <w:lang w:val="en-GB"/>
              </w:rPr>
            </w:pPr>
            <w:r>
              <w:rPr>
                <w:rFonts w:hint="eastAsia" w:ascii="Arial" w:hAnsi="Arial" w:eastAsia="微软雅黑" w:cs="Arial"/>
                <w:b/>
                <w:bCs/>
                <w:color w:val="538135"/>
                <w:kern w:val="0"/>
                <w:sz w:val="18"/>
                <w:szCs w:val="18"/>
                <w:lang w:val="en-GB"/>
              </w:rPr>
              <w:t>接口入参</w:t>
            </w:r>
          </w:p>
        </w:tc>
        <w:tc>
          <w:tcPr>
            <w:tcW w:w="1324" w:type="pct"/>
            <w:tcBorders>
              <w:top w:val="single" w:color="auto" w:sz="4" w:space="0"/>
              <w:left w:val="nil"/>
              <w:bottom w:val="single" w:color="auto" w:sz="4" w:space="0"/>
              <w:right w:val="single" w:color="auto" w:sz="4" w:space="0"/>
            </w:tcBorders>
            <w:noWrap/>
          </w:tcPr>
          <w:p w14:paraId="680132EB">
            <w:pPr>
              <w:widowControl/>
              <w:jc w:val="left"/>
              <w:rPr>
                <w:rFonts w:ascii="Arial" w:hAnsi="Arial" w:eastAsia="微软雅黑" w:cs="Arial"/>
                <w:b/>
                <w:bCs/>
                <w:color w:val="24292F"/>
                <w:kern w:val="0"/>
                <w:sz w:val="18"/>
                <w:szCs w:val="18"/>
                <w:lang w:val="en-GB"/>
              </w:rPr>
            </w:pPr>
            <w:r>
              <w:rPr>
                <w:rFonts w:ascii="Arial" w:hAnsi="Arial" w:eastAsia="微软雅黑" w:cs="Arial"/>
                <w:b/>
                <w:bCs/>
                <w:color w:val="24292F"/>
                <w:kern w:val="0"/>
                <w:sz w:val="18"/>
                <w:szCs w:val="18"/>
                <w:lang w:val="en-GB"/>
              </w:rPr>
              <w:t>Full Report URBA</w:t>
            </w:r>
          </w:p>
        </w:tc>
        <w:tc>
          <w:tcPr>
            <w:tcW w:w="1324" w:type="pct"/>
            <w:tcBorders>
              <w:top w:val="single" w:color="auto" w:sz="4" w:space="0"/>
              <w:left w:val="nil"/>
              <w:bottom w:val="single" w:color="auto" w:sz="4" w:space="0"/>
              <w:right w:val="single" w:color="auto" w:sz="4" w:space="0"/>
            </w:tcBorders>
            <w:noWrap/>
          </w:tcPr>
          <w:p w14:paraId="110B5D4E">
            <w:pPr>
              <w:widowControl/>
              <w:jc w:val="left"/>
              <w:rPr>
                <w:rFonts w:ascii="Arial" w:hAnsi="Arial" w:eastAsia="微软雅黑" w:cs="Arial"/>
                <w:b/>
                <w:bCs/>
                <w:color w:val="24292F"/>
                <w:kern w:val="0"/>
                <w:sz w:val="18"/>
                <w:szCs w:val="18"/>
                <w:lang w:val="en-GB"/>
              </w:rPr>
            </w:pPr>
            <w:r>
              <w:rPr>
                <w:rFonts w:ascii="Arial" w:hAnsi="Arial" w:eastAsia="微软雅黑" w:cs="Arial"/>
                <w:b/>
                <w:bCs/>
                <w:color w:val="24292F"/>
                <w:kern w:val="0"/>
                <w:sz w:val="18"/>
                <w:szCs w:val="18"/>
                <w:lang w:val="en-GB"/>
              </w:rPr>
              <w:t>Full Report</w:t>
            </w:r>
          </w:p>
        </w:tc>
        <w:tc>
          <w:tcPr>
            <w:tcW w:w="1324" w:type="pct"/>
            <w:tcBorders>
              <w:top w:val="single" w:color="auto" w:sz="4" w:space="0"/>
              <w:left w:val="nil"/>
              <w:bottom w:val="single" w:color="auto" w:sz="4" w:space="0"/>
              <w:right w:val="single" w:color="auto" w:sz="4" w:space="0"/>
            </w:tcBorders>
            <w:noWrap/>
          </w:tcPr>
          <w:p w14:paraId="7C073D71">
            <w:pPr>
              <w:widowControl/>
              <w:jc w:val="left"/>
              <w:rPr>
                <w:rFonts w:ascii="Arial" w:hAnsi="Arial" w:eastAsia="微软雅黑" w:cs="Arial"/>
                <w:b/>
                <w:bCs/>
                <w:color w:val="24292F"/>
                <w:kern w:val="0"/>
                <w:sz w:val="18"/>
                <w:szCs w:val="18"/>
                <w:lang w:val="en-GB"/>
              </w:rPr>
            </w:pPr>
            <w:r>
              <w:rPr>
                <w:rFonts w:ascii="Arial" w:hAnsi="Arial" w:eastAsia="微软雅黑" w:cs="Arial"/>
                <w:b/>
                <w:bCs/>
                <w:color w:val="24292F"/>
                <w:kern w:val="0"/>
                <w:sz w:val="18"/>
                <w:szCs w:val="18"/>
                <w:lang w:val="en-GB"/>
              </w:rPr>
              <w:t>Full report CEE</w:t>
            </w:r>
          </w:p>
        </w:tc>
      </w:tr>
      <w:tr w14:paraId="60FE0AD9">
        <w:trPr>
          <w:trHeight w:val="280" w:hRule="atLeast"/>
        </w:trPr>
        <w:tc>
          <w:tcPr>
            <w:tcW w:w="1029" w:type="pct"/>
            <w:tcBorders>
              <w:top w:val="nil"/>
              <w:left w:val="single" w:color="auto" w:sz="4" w:space="0"/>
              <w:bottom w:val="single" w:color="auto" w:sz="4" w:space="0"/>
              <w:right w:val="single" w:color="auto" w:sz="4" w:space="0"/>
            </w:tcBorders>
            <w:noWrap/>
          </w:tcPr>
          <w:p w14:paraId="23CC1FEA">
            <w:pPr>
              <w:widowControl/>
              <w:jc w:val="left"/>
              <w:rPr>
                <w:rFonts w:ascii="Arial" w:hAnsi="Arial" w:eastAsia="微软雅黑" w:cs="Arial"/>
                <w:kern w:val="0"/>
                <w:sz w:val="18"/>
                <w:szCs w:val="18"/>
                <w:lang w:val="en-GB"/>
              </w:rPr>
            </w:pPr>
            <w:r>
              <w:rPr>
                <w:rFonts w:ascii="Arial" w:hAnsi="Arial" w:eastAsia="微软雅黑" w:cs="Arial"/>
                <w:kern w:val="0"/>
                <w:sz w:val="18"/>
                <w:szCs w:val="18"/>
                <w:lang w:val="en-GB"/>
              </w:rPr>
              <w:t>slug</w:t>
            </w:r>
          </w:p>
        </w:tc>
        <w:tc>
          <w:tcPr>
            <w:tcW w:w="1324" w:type="pct"/>
            <w:tcBorders>
              <w:top w:val="nil"/>
              <w:left w:val="nil"/>
              <w:bottom w:val="single" w:color="auto" w:sz="4" w:space="0"/>
              <w:right w:val="single" w:color="auto" w:sz="4" w:space="0"/>
            </w:tcBorders>
            <w:shd w:val="clear" w:color="auto" w:fill="F2F2F2"/>
            <w:noWrap/>
          </w:tcPr>
          <w:p w14:paraId="68F128AD">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customized-report</w:t>
            </w:r>
          </w:p>
        </w:tc>
        <w:tc>
          <w:tcPr>
            <w:tcW w:w="1324" w:type="pct"/>
            <w:tcBorders>
              <w:top w:val="nil"/>
              <w:left w:val="nil"/>
              <w:bottom w:val="single" w:color="auto" w:sz="4" w:space="0"/>
              <w:right w:val="single" w:color="auto" w:sz="4" w:space="0"/>
            </w:tcBorders>
            <w:shd w:val="clear" w:color="auto" w:fill="F2F2F2"/>
            <w:noWrap/>
          </w:tcPr>
          <w:p w14:paraId="06B2586E">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full-report</w:t>
            </w:r>
          </w:p>
        </w:tc>
        <w:tc>
          <w:tcPr>
            <w:tcW w:w="1324" w:type="pct"/>
            <w:tcBorders>
              <w:top w:val="nil"/>
              <w:left w:val="nil"/>
              <w:bottom w:val="single" w:color="auto" w:sz="4" w:space="0"/>
              <w:right w:val="single" w:color="auto" w:sz="4" w:space="0"/>
            </w:tcBorders>
            <w:shd w:val="clear" w:color="auto" w:fill="F2F2F2"/>
            <w:noWrap/>
          </w:tcPr>
          <w:p w14:paraId="02F736CD">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customized-report</w:t>
            </w:r>
          </w:p>
        </w:tc>
      </w:tr>
      <w:tr w14:paraId="0752F040">
        <w:trPr>
          <w:trHeight w:val="280" w:hRule="atLeast"/>
        </w:trPr>
        <w:tc>
          <w:tcPr>
            <w:tcW w:w="1029" w:type="pct"/>
            <w:tcBorders>
              <w:top w:val="nil"/>
              <w:left w:val="single" w:color="auto" w:sz="4" w:space="0"/>
              <w:bottom w:val="single" w:color="auto" w:sz="4" w:space="0"/>
              <w:right w:val="single" w:color="auto" w:sz="4" w:space="0"/>
            </w:tcBorders>
            <w:noWrap/>
          </w:tcPr>
          <w:p w14:paraId="0CF2FF67">
            <w:pPr>
              <w:widowControl/>
              <w:jc w:val="left"/>
              <w:rPr>
                <w:rFonts w:ascii="Arial" w:hAnsi="Arial" w:eastAsia="微软雅黑" w:cs="Arial"/>
                <w:kern w:val="0"/>
                <w:sz w:val="18"/>
                <w:szCs w:val="18"/>
                <w:lang w:val="en-GB"/>
              </w:rPr>
            </w:pPr>
            <w:r>
              <w:rPr>
                <w:rFonts w:ascii="Arial" w:hAnsi="Arial" w:eastAsia="微软雅黑" w:cs="Arial"/>
                <w:kern w:val="0"/>
                <w:sz w:val="18"/>
                <w:szCs w:val="18"/>
                <w:lang w:val="en-GB"/>
              </w:rPr>
              <w:t>customReportId</w:t>
            </w:r>
          </w:p>
        </w:tc>
        <w:tc>
          <w:tcPr>
            <w:tcW w:w="1324" w:type="pct"/>
            <w:tcBorders>
              <w:top w:val="nil"/>
              <w:left w:val="nil"/>
              <w:bottom w:val="single" w:color="auto" w:sz="4" w:space="0"/>
              <w:right w:val="single" w:color="auto" w:sz="4" w:space="0"/>
            </w:tcBorders>
            <w:shd w:val="clear" w:color="auto" w:fill="F2F2F2"/>
            <w:noWrap/>
          </w:tcPr>
          <w:p w14:paraId="613CD15B">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301</w:t>
            </w:r>
          </w:p>
        </w:tc>
        <w:tc>
          <w:tcPr>
            <w:tcW w:w="1324" w:type="pct"/>
            <w:tcBorders>
              <w:top w:val="nil"/>
              <w:left w:val="nil"/>
              <w:bottom w:val="single" w:color="auto" w:sz="4" w:space="0"/>
              <w:right w:val="single" w:color="auto" w:sz="4" w:space="0"/>
            </w:tcBorders>
            <w:shd w:val="clear" w:color="auto" w:fill="F2F2F2"/>
            <w:noWrap/>
          </w:tcPr>
          <w:p w14:paraId="75388013">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 </w:t>
            </w:r>
          </w:p>
        </w:tc>
        <w:tc>
          <w:tcPr>
            <w:tcW w:w="1324" w:type="pct"/>
            <w:tcBorders>
              <w:top w:val="nil"/>
              <w:left w:val="nil"/>
              <w:bottom w:val="single" w:color="auto" w:sz="4" w:space="0"/>
              <w:right w:val="single" w:color="auto" w:sz="4" w:space="0"/>
            </w:tcBorders>
            <w:shd w:val="clear" w:color="auto" w:fill="F2F2F2"/>
            <w:noWrap/>
          </w:tcPr>
          <w:p w14:paraId="139647F3">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21000</w:t>
            </w:r>
          </w:p>
        </w:tc>
      </w:tr>
      <w:tr w14:paraId="042B4E67">
        <w:trPr>
          <w:trHeight w:val="280" w:hRule="atLeast"/>
        </w:trPr>
        <w:tc>
          <w:tcPr>
            <w:tcW w:w="1029" w:type="pct"/>
            <w:tcBorders>
              <w:top w:val="nil"/>
              <w:left w:val="single" w:color="auto" w:sz="4" w:space="0"/>
              <w:bottom w:val="single" w:color="auto" w:sz="4" w:space="0"/>
              <w:right w:val="single" w:color="auto" w:sz="4" w:space="0"/>
            </w:tcBorders>
            <w:noWrap/>
          </w:tcPr>
          <w:p w14:paraId="13D778DB">
            <w:pPr>
              <w:widowControl/>
              <w:jc w:val="left"/>
              <w:rPr>
                <w:rFonts w:ascii="Arial" w:hAnsi="Arial" w:eastAsia="微软雅黑" w:cs="Arial"/>
                <w:kern w:val="0"/>
                <w:sz w:val="18"/>
                <w:szCs w:val="18"/>
                <w:lang w:val="en-GB"/>
              </w:rPr>
            </w:pPr>
            <w:r>
              <w:rPr>
                <w:rFonts w:ascii="Arial" w:hAnsi="Arial" w:eastAsia="微软雅黑" w:cs="Arial"/>
                <w:kern w:val="0"/>
                <w:sz w:val="18"/>
                <w:szCs w:val="18"/>
                <w:lang w:val="en-GB"/>
              </w:rPr>
              <w:t>processing TimeInstruction</w:t>
            </w:r>
          </w:p>
        </w:tc>
        <w:tc>
          <w:tcPr>
            <w:tcW w:w="1324" w:type="pct"/>
            <w:tcBorders>
              <w:top w:val="nil"/>
              <w:left w:val="nil"/>
              <w:bottom w:val="single" w:color="auto" w:sz="4" w:space="0"/>
              <w:right w:val="single" w:color="auto" w:sz="4" w:space="0"/>
            </w:tcBorders>
            <w:shd w:val="clear" w:color="auto" w:fill="F2F2F2"/>
            <w:noWrap/>
          </w:tcPr>
          <w:p w14:paraId="4C44267A">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immediate if available inquiry otherwise</w:t>
            </w:r>
          </w:p>
        </w:tc>
        <w:tc>
          <w:tcPr>
            <w:tcW w:w="1324" w:type="pct"/>
            <w:tcBorders>
              <w:top w:val="nil"/>
              <w:left w:val="nil"/>
              <w:bottom w:val="single" w:color="auto" w:sz="4" w:space="0"/>
              <w:right w:val="single" w:color="auto" w:sz="4" w:space="0"/>
            </w:tcBorders>
            <w:shd w:val="clear" w:color="auto" w:fill="F2F2F2"/>
            <w:noWrap/>
          </w:tcPr>
          <w:p w14:paraId="6D84E3A5">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immediate if available inquiry otherwise</w:t>
            </w:r>
          </w:p>
        </w:tc>
        <w:tc>
          <w:tcPr>
            <w:tcW w:w="1324" w:type="pct"/>
            <w:tcBorders>
              <w:top w:val="nil"/>
              <w:left w:val="nil"/>
              <w:bottom w:val="single" w:color="auto" w:sz="4" w:space="0"/>
              <w:right w:val="single" w:color="auto" w:sz="4" w:space="0"/>
            </w:tcBorders>
            <w:shd w:val="clear" w:color="auto" w:fill="F2F2F2"/>
            <w:noWrap/>
          </w:tcPr>
          <w:p w14:paraId="1E1E1C2B">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immediate if available inquiry otherwise</w:t>
            </w:r>
          </w:p>
        </w:tc>
      </w:tr>
      <w:tr w14:paraId="52A0FC84">
        <w:trPr>
          <w:trHeight w:val="280" w:hRule="atLeast"/>
        </w:trPr>
        <w:tc>
          <w:tcPr>
            <w:tcW w:w="1029" w:type="pct"/>
            <w:tcBorders>
              <w:top w:val="nil"/>
              <w:left w:val="single" w:color="auto" w:sz="4" w:space="0"/>
              <w:bottom w:val="single" w:color="auto" w:sz="4" w:space="0"/>
              <w:right w:val="single" w:color="auto" w:sz="4" w:space="0"/>
            </w:tcBorders>
            <w:noWrap/>
          </w:tcPr>
          <w:p w14:paraId="0C6B826A">
            <w:pPr>
              <w:widowControl/>
              <w:jc w:val="left"/>
              <w:rPr>
                <w:rFonts w:ascii="Arial" w:hAnsi="Arial" w:eastAsia="微软雅黑" w:cs="Arial"/>
                <w:kern w:val="0"/>
                <w:sz w:val="18"/>
                <w:szCs w:val="18"/>
                <w:lang w:val="en-GB"/>
              </w:rPr>
            </w:pPr>
            <w:r>
              <w:rPr>
                <w:rFonts w:ascii="Arial" w:hAnsi="Arial" w:eastAsia="微软雅黑" w:cs="Arial"/>
                <w:kern w:val="0"/>
                <w:sz w:val="18"/>
                <w:szCs w:val="18"/>
                <w:lang w:val="en-GB"/>
              </w:rPr>
              <w:t>language</w:t>
            </w:r>
          </w:p>
        </w:tc>
        <w:tc>
          <w:tcPr>
            <w:tcW w:w="1324" w:type="pct"/>
            <w:tcBorders>
              <w:top w:val="nil"/>
              <w:left w:val="nil"/>
              <w:bottom w:val="single" w:color="auto" w:sz="4" w:space="0"/>
              <w:right w:val="single" w:color="auto" w:sz="4" w:space="0"/>
            </w:tcBorders>
            <w:shd w:val="clear" w:color="auto" w:fill="F2F2F2"/>
            <w:noWrap/>
          </w:tcPr>
          <w:p w14:paraId="1376CA71">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EN</w:t>
            </w:r>
          </w:p>
        </w:tc>
        <w:tc>
          <w:tcPr>
            <w:tcW w:w="1324" w:type="pct"/>
            <w:tcBorders>
              <w:top w:val="nil"/>
              <w:left w:val="nil"/>
              <w:bottom w:val="single" w:color="auto" w:sz="4" w:space="0"/>
              <w:right w:val="single" w:color="auto" w:sz="4" w:space="0"/>
            </w:tcBorders>
            <w:shd w:val="clear" w:color="auto" w:fill="F2F2F2"/>
            <w:noWrap/>
          </w:tcPr>
          <w:p w14:paraId="4F4111CA">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EN</w:t>
            </w:r>
          </w:p>
        </w:tc>
        <w:tc>
          <w:tcPr>
            <w:tcW w:w="1324" w:type="pct"/>
            <w:tcBorders>
              <w:top w:val="nil"/>
              <w:left w:val="nil"/>
              <w:bottom w:val="single" w:color="auto" w:sz="4" w:space="0"/>
              <w:right w:val="single" w:color="auto" w:sz="4" w:space="0"/>
            </w:tcBorders>
            <w:shd w:val="clear" w:color="auto" w:fill="F2F2F2"/>
            <w:noWrap/>
          </w:tcPr>
          <w:p w14:paraId="0E5449D4">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EN</w:t>
            </w:r>
          </w:p>
        </w:tc>
      </w:tr>
      <w:tr w14:paraId="3301C4DF">
        <w:trPr>
          <w:trHeight w:val="280" w:hRule="atLeast"/>
        </w:trPr>
        <w:tc>
          <w:tcPr>
            <w:tcW w:w="1029" w:type="pct"/>
            <w:tcBorders>
              <w:top w:val="nil"/>
              <w:left w:val="single" w:color="auto" w:sz="4" w:space="0"/>
              <w:bottom w:val="single" w:color="auto" w:sz="4" w:space="0"/>
              <w:right w:val="single" w:color="auto" w:sz="4" w:space="0"/>
            </w:tcBorders>
            <w:noWrap/>
          </w:tcPr>
          <w:p w14:paraId="05043E21">
            <w:pPr>
              <w:widowControl/>
              <w:jc w:val="left"/>
              <w:rPr>
                <w:rFonts w:ascii="Arial" w:hAnsi="Arial" w:eastAsia="微软雅黑" w:cs="Arial"/>
                <w:kern w:val="0"/>
                <w:sz w:val="18"/>
                <w:szCs w:val="18"/>
                <w:lang w:val="en-GB"/>
              </w:rPr>
            </w:pPr>
            <w:r>
              <w:rPr>
                <w:rFonts w:ascii="Arial" w:hAnsi="Arial" w:eastAsia="微软雅黑" w:cs="Arial"/>
                <w:kern w:val="0"/>
                <w:sz w:val="18"/>
                <w:szCs w:val="18"/>
                <w:lang w:val="en-GB"/>
              </w:rPr>
              <w:t>currency</w:t>
            </w:r>
          </w:p>
        </w:tc>
        <w:tc>
          <w:tcPr>
            <w:tcW w:w="1324" w:type="pct"/>
            <w:tcBorders>
              <w:top w:val="nil"/>
              <w:left w:val="nil"/>
              <w:bottom w:val="single" w:color="auto" w:sz="4" w:space="0"/>
              <w:right w:val="single" w:color="auto" w:sz="4" w:space="0"/>
            </w:tcBorders>
            <w:shd w:val="clear" w:color="auto" w:fill="F2F2F2"/>
            <w:noWrap/>
          </w:tcPr>
          <w:p w14:paraId="0ED03A3A">
            <w:pPr>
              <w:widowControl/>
              <w:jc w:val="left"/>
              <w:rPr>
                <w:rFonts w:hint="eastAsia" w:ascii="Arial" w:hAnsi="Arial" w:eastAsia="微软雅黑" w:cs="Arial"/>
                <w:color w:val="24292F"/>
                <w:kern w:val="0"/>
                <w:sz w:val="18"/>
                <w:szCs w:val="18"/>
                <w:lang w:val="en-GB"/>
              </w:rPr>
            </w:pPr>
            <w:del w:id="0" w:author="Liu, Steven S.Y. (SH/TECH)" w:date="2026-05-23T08:59:00Z">
              <w:r>
                <w:rPr>
                  <w:rFonts w:ascii="Arial" w:hAnsi="Arial" w:eastAsia="微软雅黑" w:cs="Arial"/>
                  <w:color w:val="24292F"/>
                  <w:kern w:val="0"/>
                  <w:sz w:val="18"/>
                  <w:szCs w:val="18"/>
                  <w:lang w:val="en-GB"/>
                </w:rPr>
                <w:delText>按需设置</w:delText>
              </w:r>
            </w:del>
            <w:ins w:id="1" w:author="Liu, Steven S.Y. (SH/TECH)" w:date="2026-05-23T08:59:00Z">
              <w:r>
                <w:rPr>
                  <w:rFonts w:hint="eastAsia" w:ascii="Arial" w:hAnsi="Arial" w:eastAsia="微软雅黑" w:cs="Arial"/>
                  <w:color w:val="24292F"/>
                  <w:kern w:val="0"/>
                  <w:sz w:val="18"/>
                  <w:szCs w:val="18"/>
                  <w:lang w:val="en-GB"/>
                </w:rPr>
                <w:t>USD</w:t>
              </w:r>
            </w:ins>
          </w:p>
        </w:tc>
        <w:tc>
          <w:tcPr>
            <w:tcW w:w="1324" w:type="pct"/>
            <w:tcBorders>
              <w:top w:val="nil"/>
              <w:left w:val="nil"/>
              <w:bottom w:val="single" w:color="auto" w:sz="4" w:space="0"/>
              <w:right w:val="single" w:color="auto" w:sz="4" w:space="0"/>
            </w:tcBorders>
            <w:shd w:val="clear" w:color="auto" w:fill="F2F2F2"/>
            <w:noWrap/>
          </w:tcPr>
          <w:p w14:paraId="65568C6C">
            <w:pPr>
              <w:widowControl/>
              <w:jc w:val="left"/>
              <w:rPr>
                <w:rFonts w:ascii="Arial" w:hAnsi="Arial" w:eastAsia="微软雅黑" w:cs="Arial"/>
                <w:color w:val="24292F"/>
                <w:kern w:val="0"/>
                <w:sz w:val="18"/>
                <w:szCs w:val="18"/>
                <w:lang w:val="en-GB"/>
              </w:rPr>
            </w:pPr>
            <w:del w:id="2" w:author="Liu, Steven S.Y. (SH/TECH)" w:date="2026-05-23T08:59:00Z">
              <w:r>
                <w:rPr>
                  <w:rFonts w:ascii="Arial" w:hAnsi="Arial" w:eastAsia="微软雅黑" w:cs="Arial"/>
                  <w:color w:val="24292F"/>
                  <w:kern w:val="0"/>
                  <w:sz w:val="18"/>
                  <w:szCs w:val="18"/>
                  <w:lang w:val="en-GB"/>
                </w:rPr>
                <w:delText>按需设置</w:delText>
              </w:r>
            </w:del>
            <w:ins w:id="3" w:author="Liu, Steven S.Y. (SH/TECH)" w:date="2026-05-23T08:59:00Z">
              <w:r>
                <w:rPr>
                  <w:rFonts w:hint="eastAsia" w:ascii="Arial" w:hAnsi="Arial" w:eastAsia="微软雅黑" w:cs="Arial"/>
                  <w:color w:val="24292F"/>
                  <w:kern w:val="0"/>
                  <w:sz w:val="18"/>
                  <w:szCs w:val="18"/>
                  <w:lang w:val="en-GB"/>
                </w:rPr>
                <w:t>USD</w:t>
              </w:r>
            </w:ins>
          </w:p>
        </w:tc>
        <w:tc>
          <w:tcPr>
            <w:tcW w:w="1324" w:type="pct"/>
            <w:tcBorders>
              <w:top w:val="nil"/>
              <w:left w:val="nil"/>
              <w:bottom w:val="single" w:color="auto" w:sz="4" w:space="0"/>
              <w:right w:val="single" w:color="auto" w:sz="4" w:space="0"/>
            </w:tcBorders>
            <w:shd w:val="clear" w:color="auto" w:fill="F2F2F2"/>
            <w:noWrap/>
          </w:tcPr>
          <w:p w14:paraId="445604C5">
            <w:pPr>
              <w:widowControl/>
              <w:jc w:val="left"/>
              <w:rPr>
                <w:rFonts w:ascii="Arial" w:hAnsi="Arial" w:eastAsia="微软雅黑" w:cs="Arial"/>
                <w:color w:val="24292F"/>
                <w:kern w:val="0"/>
                <w:sz w:val="18"/>
                <w:szCs w:val="18"/>
                <w:lang w:val="en-GB"/>
              </w:rPr>
            </w:pPr>
            <w:del w:id="4" w:author="Liu, Steven S.Y. (SH/TECH)" w:date="2026-05-23T08:59:00Z">
              <w:r>
                <w:rPr>
                  <w:rFonts w:ascii="Arial" w:hAnsi="Arial" w:eastAsia="微软雅黑" w:cs="Arial"/>
                  <w:color w:val="24292F"/>
                  <w:kern w:val="0"/>
                  <w:sz w:val="18"/>
                  <w:szCs w:val="18"/>
                  <w:lang w:val="en-GB"/>
                </w:rPr>
                <w:delText>按需设置</w:delText>
              </w:r>
            </w:del>
            <w:ins w:id="5" w:author="Liu, Steven S.Y. (SH/TECH)" w:date="2026-05-23T08:59:00Z">
              <w:r>
                <w:rPr>
                  <w:rFonts w:hint="eastAsia" w:ascii="Arial" w:hAnsi="Arial" w:eastAsia="微软雅黑" w:cs="Arial"/>
                  <w:color w:val="24292F"/>
                  <w:kern w:val="0"/>
                  <w:sz w:val="18"/>
                  <w:szCs w:val="18"/>
                  <w:lang w:val="en-GB"/>
                </w:rPr>
                <w:t>USD</w:t>
              </w:r>
            </w:ins>
          </w:p>
        </w:tc>
      </w:tr>
      <w:tr w14:paraId="2884182E">
        <w:trPr>
          <w:trHeight w:val="280" w:hRule="atLeast"/>
        </w:trPr>
        <w:tc>
          <w:tcPr>
            <w:tcW w:w="1029" w:type="pct"/>
            <w:tcBorders>
              <w:top w:val="nil"/>
              <w:left w:val="single" w:color="auto" w:sz="4" w:space="0"/>
              <w:bottom w:val="single" w:color="auto" w:sz="4" w:space="0"/>
              <w:right w:val="single" w:color="auto" w:sz="4" w:space="0"/>
            </w:tcBorders>
            <w:noWrap/>
          </w:tcPr>
          <w:p w14:paraId="65EA678A">
            <w:pPr>
              <w:widowControl/>
              <w:jc w:val="left"/>
              <w:rPr>
                <w:rFonts w:ascii="Arial" w:hAnsi="Arial" w:eastAsia="微软雅黑" w:cs="Arial"/>
                <w:kern w:val="0"/>
                <w:sz w:val="18"/>
                <w:szCs w:val="18"/>
                <w:lang w:val="en-GB"/>
              </w:rPr>
            </w:pPr>
            <w:r>
              <w:rPr>
                <w:rFonts w:ascii="Arial" w:hAnsi="Arial" w:eastAsia="微软雅黑" w:cs="Arial"/>
                <w:kern w:val="0"/>
                <w:sz w:val="18"/>
                <w:szCs w:val="18"/>
                <w:lang w:val="en-GB"/>
              </w:rPr>
              <w:t>适用国家</w:t>
            </w:r>
          </w:p>
        </w:tc>
        <w:tc>
          <w:tcPr>
            <w:tcW w:w="1324" w:type="pct"/>
            <w:tcBorders>
              <w:top w:val="nil"/>
              <w:left w:val="nil"/>
              <w:bottom w:val="single" w:color="auto" w:sz="4" w:space="0"/>
              <w:right w:val="single" w:color="auto" w:sz="4" w:space="0"/>
            </w:tcBorders>
            <w:shd w:val="clear" w:color="auto" w:fill="F2F2F2"/>
            <w:noWrap/>
          </w:tcPr>
          <w:p w14:paraId="6C9312BD">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非受限国家</w:t>
            </w:r>
          </w:p>
        </w:tc>
        <w:tc>
          <w:tcPr>
            <w:tcW w:w="1324" w:type="pct"/>
            <w:tcBorders>
              <w:top w:val="nil"/>
              <w:left w:val="nil"/>
              <w:bottom w:val="single" w:color="auto" w:sz="4" w:space="0"/>
              <w:right w:val="single" w:color="auto" w:sz="4" w:space="0"/>
            </w:tcBorders>
            <w:shd w:val="clear" w:color="auto" w:fill="F2F2F2"/>
            <w:noWrap/>
          </w:tcPr>
          <w:p w14:paraId="6142D54B">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除外RU的受限国家</w:t>
            </w:r>
          </w:p>
        </w:tc>
        <w:tc>
          <w:tcPr>
            <w:tcW w:w="1324" w:type="pct"/>
            <w:tcBorders>
              <w:top w:val="nil"/>
              <w:left w:val="nil"/>
              <w:bottom w:val="single" w:color="auto" w:sz="4" w:space="0"/>
              <w:right w:val="single" w:color="auto" w:sz="4" w:space="0"/>
            </w:tcBorders>
            <w:shd w:val="clear" w:color="auto" w:fill="F2F2F2"/>
            <w:noWrap/>
          </w:tcPr>
          <w:p w14:paraId="5BFD892B">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RU</w:t>
            </w:r>
          </w:p>
        </w:tc>
      </w:tr>
    </w:tbl>
    <w:p w14:paraId="59C92047">
      <w:pPr>
        <w:spacing w:before="380" w:after="140" w:line="288" w:lineRule="auto"/>
        <w:jc w:val="left"/>
        <w:rPr>
          <w:rFonts w:hint="eastAsia" w:ascii="微软雅黑" w:hAnsi="微软雅黑" w:eastAsia="微软雅黑" w:cs="Arial"/>
          <w:b/>
          <w:sz w:val="16"/>
          <w:szCs w:val="16"/>
        </w:rPr>
      </w:pPr>
    </w:p>
    <w:bookmarkEnd w:id="2"/>
    <w:p w14:paraId="381BBAA9">
      <w:pPr>
        <w:pStyle w:val="14"/>
        <w:numPr>
          <w:ilvl w:val="0"/>
          <w:numId w:val="2"/>
        </w:numPr>
        <w:spacing w:before="380" w:after="140" w:line="288" w:lineRule="auto"/>
        <w:ind w:firstLineChars="0"/>
        <w:jc w:val="left"/>
        <w:outlineLvl w:val="0"/>
        <w:rPr>
          <w:rFonts w:hint="eastAsia" w:ascii="微软雅黑" w:hAnsi="微软雅黑" w:eastAsia="微软雅黑" w:cs="Arial"/>
          <w:b/>
          <w:sz w:val="36"/>
        </w:rPr>
      </w:pPr>
      <w:r>
        <w:rPr>
          <w:rFonts w:hint="eastAsia" w:ascii="微软雅黑" w:hAnsi="微软雅黑" w:eastAsia="微软雅黑" w:cs="Arial"/>
          <w:b/>
          <w:sz w:val="36"/>
        </w:rPr>
        <w:t>匹配企业客户ID模式</w:t>
      </w:r>
    </w:p>
    <w:p w14:paraId="692B6A36">
      <w:pPr>
        <w:spacing w:before="380" w:after="140" w:line="288" w:lineRule="auto"/>
        <w:jc w:val="left"/>
        <w:rPr>
          <w:rFonts w:hint="eastAsia" w:ascii="微软雅黑" w:hAnsi="微软雅黑" w:eastAsia="微软雅黑"/>
          <w:sz w:val="18"/>
          <w:szCs w:val="18"/>
          <w:lang w:val="en-GB"/>
        </w:rPr>
      </w:pPr>
      <w:r>
        <w:rPr>
          <w:rFonts w:hint="eastAsia" w:ascii="微软雅黑" w:hAnsi="微软雅黑" w:eastAsia="微软雅黑"/>
          <w:sz w:val="18"/>
          <w:szCs w:val="18"/>
          <w:lang w:val="en-GB"/>
        </w:rPr>
        <w:t xml:space="preserve">       三一需通过API接口从Coface ICON平台取得相关相关企业指标数据，首先第一步，三一CRM系统中的【客户编码】和Coface的ICON系统中的【企业编码 externalId】要关联上。目前对三一存量大客户数据</w:t>
      </w:r>
      <w:r>
        <w:rPr>
          <w:rFonts w:hint="eastAsia"/>
        </w:rPr>
        <w:t>504</w:t>
      </w:r>
      <w:r>
        <w:rPr>
          <w:rFonts w:hint="eastAsia" w:ascii="微软雅黑" w:hAnsi="微软雅黑" w:eastAsia="微软雅黑"/>
          <w:sz w:val="18"/>
          <w:szCs w:val="18"/>
          <w:lang w:val="en-GB"/>
        </w:rPr>
        <w:t>条采取线下预先匹配模式，由Coface支持提供关联对应的唯一企业编码externalId，该模式相关订单采购提前完成，避免后续接口的订单采购等待情况。</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9"/>
        <w:gridCol w:w="1748"/>
        <w:gridCol w:w="1893"/>
        <w:gridCol w:w="1681"/>
      </w:tblGrid>
      <w:tr w14:paraId="060DDA19">
        <w:trPr>
          <w:trHeight w:val="280" w:hRule="atLeast"/>
        </w:trPr>
        <w:tc>
          <w:tcPr>
            <w:tcW w:w="1877" w:type="pct"/>
            <w:noWrap/>
          </w:tcPr>
          <w:p w14:paraId="1733CEBF">
            <w:pPr>
              <w:widowControl/>
              <w:jc w:val="left"/>
              <w:rPr>
                <w:rFonts w:ascii="Arial" w:hAnsi="Arial" w:eastAsia="微软雅黑" w:cs="Arial"/>
                <w:b/>
                <w:bCs/>
                <w:color w:val="4472C4"/>
                <w:kern w:val="0"/>
                <w:sz w:val="18"/>
                <w:szCs w:val="18"/>
                <w:lang w:val="en-GB"/>
              </w:rPr>
            </w:pPr>
            <w:r>
              <w:rPr>
                <w:rFonts w:hint="eastAsia" w:ascii="Arial" w:hAnsi="Arial" w:eastAsia="微软雅黑" w:cs="Arial"/>
                <w:b/>
                <w:bCs/>
                <w:color w:val="538135"/>
                <w:kern w:val="0"/>
                <w:sz w:val="18"/>
                <w:szCs w:val="18"/>
                <w:lang w:val="en-GB"/>
              </w:rPr>
              <w:t>模式</w:t>
            </w:r>
          </w:p>
        </w:tc>
        <w:tc>
          <w:tcPr>
            <w:tcW w:w="1026" w:type="pct"/>
            <w:noWrap/>
          </w:tcPr>
          <w:p w14:paraId="398F3873">
            <w:pPr>
              <w:widowControl/>
              <w:jc w:val="left"/>
              <w:rPr>
                <w:rFonts w:ascii="Arial" w:hAnsi="Arial" w:eastAsia="微软雅黑" w:cs="Arial"/>
                <w:b/>
                <w:bCs/>
                <w:color w:val="24292F"/>
                <w:kern w:val="0"/>
                <w:sz w:val="18"/>
                <w:szCs w:val="18"/>
                <w:lang w:val="en-GB"/>
              </w:rPr>
            </w:pPr>
            <w:r>
              <w:rPr>
                <w:rFonts w:hint="eastAsia" w:ascii="Arial" w:hAnsi="Arial" w:eastAsia="微软雅黑" w:cs="Arial"/>
                <w:b/>
                <w:bCs/>
                <w:color w:val="24292F"/>
                <w:kern w:val="0"/>
                <w:sz w:val="18"/>
                <w:szCs w:val="18"/>
                <w:lang w:val="en-GB"/>
              </w:rPr>
              <w:t>企业Company接口搜索入参</w:t>
            </w:r>
          </w:p>
        </w:tc>
        <w:tc>
          <w:tcPr>
            <w:tcW w:w="1111" w:type="pct"/>
            <w:noWrap/>
          </w:tcPr>
          <w:p w14:paraId="46755D0F">
            <w:pPr>
              <w:widowControl/>
              <w:jc w:val="left"/>
              <w:rPr>
                <w:rFonts w:ascii="Arial" w:hAnsi="Arial" w:eastAsia="微软雅黑" w:cs="Arial"/>
                <w:b/>
                <w:bCs/>
                <w:color w:val="24292F"/>
                <w:kern w:val="0"/>
                <w:sz w:val="18"/>
                <w:szCs w:val="18"/>
                <w:lang w:val="en-GB"/>
              </w:rPr>
            </w:pPr>
            <w:r>
              <w:rPr>
                <w:rFonts w:hint="eastAsia" w:ascii="Arial" w:hAnsi="Arial" w:eastAsia="微软雅黑" w:cs="Arial"/>
                <w:b/>
                <w:bCs/>
                <w:color w:val="24292F"/>
                <w:kern w:val="0"/>
                <w:sz w:val="18"/>
                <w:szCs w:val="18"/>
                <w:lang w:val="en-GB"/>
              </w:rPr>
              <w:t>搜索返回结果</w:t>
            </w:r>
          </w:p>
        </w:tc>
        <w:tc>
          <w:tcPr>
            <w:tcW w:w="986" w:type="pct"/>
            <w:noWrap/>
          </w:tcPr>
          <w:p w14:paraId="1F7FD4A7">
            <w:pPr>
              <w:widowControl/>
              <w:jc w:val="left"/>
              <w:rPr>
                <w:rFonts w:ascii="Arial" w:hAnsi="Arial" w:eastAsia="微软雅黑" w:cs="Arial"/>
                <w:b/>
                <w:bCs/>
                <w:color w:val="24292F"/>
                <w:kern w:val="0"/>
                <w:sz w:val="18"/>
                <w:szCs w:val="18"/>
                <w:lang w:val="en-GB"/>
              </w:rPr>
            </w:pPr>
            <w:r>
              <w:rPr>
                <w:rFonts w:hint="eastAsia" w:ascii="Arial" w:hAnsi="Arial" w:eastAsia="微软雅黑" w:cs="Arial"/>
                <w:b/>
                <w:bCs/>
                <w:color w:val="24292F"/>
                <w:kern w:val="0"/>
                <w:sz w:val="18"/>
                <w:szCs w:val="18"/>
                <w:lang w:val="en-GB"/>
              </w:rPr>
              <w:t>三一CRM操作</w:t>
            </w:r>
          </w:p>
        </w:tc>
      </w:tr>
      <w:tr w14:paraId="2EE0854F">
        <w:trPr>
          <w:trHeight w:val="280" w:hRule="atLeast"/>
        </w:trPr>
        <w:tc>
          <w:tcPr>
            <w:tcW w:w="1877" w:type="pct"/>
            <w:noWrap/>
          </w:tcPr>
          <w:p w14:paraId="002806AC">
            <w:pPr>
              <w:widowControl/>
              <w:jc w:val="left"/>
              <w:rPr>
                <w:rFonts w:ascii="Arial" w:hAnsi="Arial" w:eastAsia="微软雅黑" w:cs="Arial"/>
                <w:b/>
                <w:bCs/>
                <w:color w:val="24292F"/>
                <w:kern w:val="0"/>
                <w:sz w:val="18"/>
                <w:szCs w:val="18"/>
                <w:lang w:val="en-GB"/>
              </w:rPr>
            </w:pPr>
            <w:r>
              <w:rPr>
                <w:rFonts w:hint="eastAsia" w:ascii="Arial" w:hAnsi="Arial" w:eastAsia="微软雅黑" w:cs="Arial"/>
                <w:b/>
                <w:bCs/>
                <w:color w:val="24292F"/>
                <w:kern w:val="0"/>
                <w:sz w:val="18"/>
                <w:szCs w:val="18"/>
                <w:lang w:val="en-GB"/>
              </w:rPr>
              <w:t>A-线下预处理模式：</w:t>
            </w:r>
          </w:p>
          <w:p w14:paraId="5C7492E0">
            <w:pPr>
              <w:widowControl/>
              <w:jc w:val="left"/>
              <w:rPr>
                <w:rFonts w:ascii="Arial" w:hAnsi="Arial" w:eastAsia="微软雅黑" w:cs="Arial"/>
                <w:color w:val="24292F"/>
                <w:kern w:val="0"/>
                <w:sz w:val="18"/>
                <w:szCs w:val="18"/>
                <w:lang w:val="en-GB"/>
              </w:rPr>
            </w:pPr>
            <w:r>
              <w:rPr>
                <w:rFonts w:hint="eastAsia" w:ascii="Arial" w:hAnsi="Arial" w:eastAsia="微软雅黑" w:cs="Arial"/>
                <w:color w:val="24292F"/>
                <w:kern w:val="0"/>
                <w:sz w:val="18"/>
                <w:szCs w:val="18"/>
                <w:lang w:val="en-GB"/>
              </w:rPr>
              <w:t>对存量客户，线下批量预处理504家三一海外大客户等（考虑订单采购需较长等待时间，建议上线后对新客户同样优先采用该模式）</w:t>
            </w:r>
          </w:p>
        </w:tc>
        <w:tc>
          <w:tcPr>
            <w:tcW w:w="1026" w:type="pct"/>
            <w:noWrap/>
          </w:tcPr>
          <w:p w14:paraId="7F337223">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externalId+ countryCode</w:t>
            </w:r>
          </w:p>
        </w:tc>
        <w:tc>
          <w:tcPr>
            <w:tcW w:w="1111" w:type="pct"/>
            <w:noWrap/>
          </w:tcPr>
          <w:p w14:paraId="73AEB5F4">
            <w:pPr>
              <w:widowControl/>
              <w:jc w:val="left"/>
              <w:rPr>
                <w:rFonts w:ascii="Arial" w:hAnsi="Arial" w:eastAsia="微软雅黑" w:cs="Arial"/>
                <w:color w:val="24292F"/>
                <w:kern w:val="0"/>
                <w:sz w:val="18"/>
                <w:szCs w:val="18"/>
                <w:lang w:val="en-GB"/>
              </w:rPr>
            </w:pPr>
            <w:r>
              <w:rPr>
                <w:rFonts w:hint="eastAsia" w:ascii="Arial" w:hAnsi="Arial" w:eastAsia="微软雅黑" w:cs="Arial"/>
                <w:color w:val="24292F"/>
                <w:kern w:val="0"/>
                <w:sz w:val="18"/>
                <w:szCs w:val="18"/>
                <w:lang w:val="en-GB"/>
              </w:rPr>
              <w:t>唯一一个客户</w:t>
            </w:r>
          </w:p>
        </w:tc>
        <w:tc>
          <w:tcPr>
            <w:tcW w:w="986" w:type="pct"/>
            <w:noWrap/>
          </w:tcPr>
          <w:p w14:paraId="10873A9E">
            <w:pPr>
              <w:widowControl/>
              <w:jc w:val="left"/>
              <w:rPr>
                <w:rFonts w:ascii="Arial" w:hAnsi="Arial" w:eastAsia="微软雅黑" w:cs="Arial"/>
                <w:color w:val="24292F"/>
                <w:kern w:val="0"/>
                <w:sz w:val="18"/>
                <w:szCs w:val="18"/>
                <w:lang w:val="en-GB"/>
              </w:rPr>
            </w:pPr>
            <w:r>
              <w:rPr>
                <w:rFonts w:hint="eastAsia" w:ascii="Arial" w:hAnsi="Arial" w:eastAsia="微软雅黑" w:cs="Arial"/>
                <w:color w:val="24292F"/>
                <w:kern w:val="0"/>
                <w:sz w:val="18"/>
                <w:szCs w:val="18"/>
                <w:lang w:val="en-GB"/>
              </w:rPr>
              <w:t>自动化处理</w:t>
            </w:r>
          </w:p>
        </w:tc>
      </w:tr>
      <w:tr w14:paraId="0C4D8368">
        <w:trPr>
          <w:trHeight w:val="280" w:hRule="atLeast"/>
        </w:trPr>
        <w:tc>
          <w:tcPr>
            <w:tcW w:w="1877" w:type="pct"/>
            <w:noWrap/>
          </w:tcPr>
          <w:p w14:paraId="24910A04">
            <w:pPr>
              <w:widowControl/>
              <w:jc w:val="left"/>
              <w:rPr>
                <w:rFonts w:ascii="Arial" w:hAnsi="Arial" w:eastAsia="微软雅黑" w:cs="Arial"/>
                <w:b/>
                <w:bCs/>
                <w:kern w:val="0"/>
                <w:sz w:val="18"/>
                <w:szCs w:val="18"/>
                <w:lang w:val="en-GB"/>
              </w:rPr>
            </w:pPr>
            <w:r>
              <w:rPr>
                <w:rFonts w:hint="eastAsia" w:ascii="Arial" w:hAnsi="Arial" w:eastAsia="微软雅黑" w:cs="Arial"/>
                <w:b/>
                <w:bCs/>
                <w:kern w:val="0"/>
                <w:sz w:val="18"/>
                <w:szCs w:val="18"/>
                <w:lang w:val="en-GB"/>
              </w:rPr>
              <w:t>B-线上搜索匹配模式：</w:t>
            </w:r>
            <w:r>
              <w:rPr>
                <w:rFonts w:hint="eastAsia" w:ascii="Arial" w:hAnsi="Arial" w:eastAsia="微软雅黑" w:cs="Arial"/>
                <w:kern w:val="0"/>
                <w:sz w:val="18"/>
                <w:szCs w:val="18"/>
                <w:lang w:val="en-GB"/>
              </w:rPr>
              <w:t>新客户，指系统上线后，新增的客户通过Coface API对接三一CRM页面操作</w:t>
            </w:r>
          </w:p>
          <w:p w14:paraId="7666ED3B">
            <w:pPr>
              <w:widowControl/>
              <w:jc w:val="left"/>
              <w:rPr>
                <w:rFonts w:ascii="Arial" w:hAnsi="Arial" w:eastAsia="微软雅黑" w:cs="Arial"/>
                <w:kern w:val="0"/>
                <w:sz w:val="18"/>
                <w:szCs w:val="18"/>
                <w:lang w:val="en-GB"/>
              </w:rPr>
            </w:pPr>
          </w:p>
        </w:tc>
        <w:tc>
          <w:tcPr>
            <w:tcW w:w="1026" w:type="pct"/>
            <w:noWrap/>
          </w:tcPr>
          <w:p w14:paraId="65A7DFDA">
            <w:pPr>
              <w:widowControl/>
              <w:jc w:val="left"/>
              <w:rPr>
                <w:rFonts w:ascii="Arial" w:hAnsi="Arial" w:eastAsia="微软雅黑" w:cs="Arial"/>
                <w:color w:val="24292F"/>
                <w:kern w:val="0"/>
                <w:sz w:val="18"/>
                <w:szCs w:val="18"/>
                <w:lang w:val="en-GB"/>
              </w:rPr>
            </w:pPr>
            <w:r>
              <w:rPr>
                <w:rFonts w:ascii="Arial" w:hAnsi="Arial" w:eastAsia="微软雅黑" w:cs="Arial"/>
                <w:color w:val="24292F"/>
                <w:kern w:val="0"/>
                <w:sz w:val="18"/>
                <w:szCs w:val="18"/>
                <w:lang w:val="en-GB"/>
              </w:rPr>
              <w:t>companyName+ countryCode</w:t>
            </w:r>
          </w:p>
        </w:tc>
        <w:tc>
          <w:tcPr>
            <w:tcW w:w="1111" w:type="pct"/>
            <w:noWrap/>
          </w:tcPr>
          <w:p w14:paraId="74438BEE">
            <w:pPr>
              <w:widowControl/>
              <w:jc w:val="left"/>
              <w:rPr>
                <w:rFonts w:ascii="Arial" w:hAnsi="Arial" w:eastAsia="微软雅黑" w:cs="Arial"/>
                <w:color w:val="24292F"/>
                <w:kern w:val="0"/>
                <w:sz w:val="18"/>
                <w:szCs w:val="18"/>
                <w:lang w:val="en-GB"/>
              </w:rPr>
            </w:pPr>
            <w:r>
              <w:rPr>
                <w:rFonts w:hint="eastAsia" w:ascii="Arial" w:hAnsi="Arial" w:eastAsia="微软雅黑" w:cs="Arial"/>
                <w:color w:val="24292F"/>
                <w:kern w:val="0"/>
                <w:sz w:val="18"/>
                <w:szCs w:val="18"/>
                <w:lang w:val="en-GB"/>
              </w:rPr>
              <w:t>存在多个客户记录</w:t>
            </w:r>
          </w:p>
        </w:tc>
        <w:tc>
          <w:tcPr>
            <w:tcW w:w="986" w:type="pct"/>
            <w:noWrap/>
          </w:tcPr>
          <w:p w14:paraId="5E5C0C37">
            <w:pPr>
              <w:widowControl/>
              <w:jc w:val="left"/>
              <w:rPr>
                <w:rFonts w:ascii="Arial" w:hAnsi="Arial" w:eastAsia="微软雅黑" w:cs="Arial"/>
                <w:color w:val="24292F"/>
                <w:kern w:val="0"/>
                <w:sz w:val="18"/>
                <w:szCs w:val="18"/>
                <w:lang w:val="en-GB"/>
              </w:rPr>
            </w:pPr>
            <w:r>
              <w:rPr>
                <w:rFonts w:hint="eastAsia" w:ascii="Arial" w:hAnsi="Arial" w:eastAsia="微软雅黑" w:cs="Arial"/>
                <w:color w:val="24292F"/>
                <w:kern w:val="0"/>
                <w:sz w:val="18"/>
                <w:szCs w:val="18"/>
                <w:lang w:val="en-GB"/>
              </w:rPr>
              <w:t>需用户在线人工选择所匹配的企业客户</w:t>
            </w:r>
          </w:p>
        </w:tc>
      </w:tr>
    </w:tbl>
    <w:p w14:paraId="01DA675F">
      <w:pPr>
        <w:pStyle w:val="14"/>
        <w:numPr>
          <w:ilvl w:val="0"/>
          <w:numId w:val="2"/>
        </w:numPr>
        <w:spacing w:before="380" w:after="140" w:line="288" w:lineRule="auto"/>
        <w:ind w:firstLineChars="0"/>
        <w:jc w:val="left"/>
        <w:outlineLvl w:val="0"/>
        <w:rPr>
          <w:rFonts w:hint="eastAsia" w:ascii="微软雅黑" w:hAnsi="微软雅黑" w:eastAsia="微软雅黑" w:cs="Arial"/>
          <w:b/>
          <w:sz w:val="36"/>
        </w:rPr>
      </w:pPr>
      <w:r>
        <w:rPr>
          <w:rFonts w:hint="eastAsia" w:ascii="微软雅黑" w:hAnsi="微软雅黑" w:eastAsia="微软雅黑" w:cs="Arial"/>
          <w:b/>
          <w:sz w:val="36"/>
        </w:rPr>
        <w:t>URBA360产品和9个指标</w:t>
      </w:r>
    </w:p>
    <w:p w14:paraId="32BC616F">
      <w:pPr>
        <w:pStyle w:val="14"/>
        <w:numPr>
          <w:ilvl w:val="1"/>
          <w:numId w:val="2"/>
        </w:numPr>
        <w:spacing w:before="320" w:after="120" w:line="288" w:lineRule="auto"/>
        <w:ind w:firstLineChars="0"/>
        <w:jc w:val="left"/>
        <w:outlineLvl w:val="1"/>
        <w:rPr>
          <w:rFonts w:hint="eastAsia" w:ascii="微软雅黑" w:hAnsi="微软雅黑" w:eastAsia="微软雅黑"/>
          <w:color w:val="000000"/>
        </w:rPr>
      </w:pPr>
      <w:r>
        <w:rPr>
          <w:rFonts w:hint="eastAsia" w:ascii="微软雅黑" w:hAnsi="微软雅黑" w:eastAsia="微软雅黑" w:cs="Arial"/>
          <w:b/>
          <w:color w:val="000000"/>
          <w:sz w:val="32"/>
        </w:rPr>
        <w:t>URBA360产品使用的接口清单</w:t>
      </w:r>
    </w:p>
    <w:p w14:paraId="69F597FC">
      <w:pPr>
        <w:pStyle w:val="14"/>
        <w:ind w:left="340" w:firstLine="0" w:firstLineChars="0"/>
        <w:jc w:val="left"/>
        <w:rPr>
          <w:rFonts w:hint="eastAsia" w:ascii="微软雅黑" w:hAnsi="微软雅黑" w:eastAsia="微软雅黑"/>
          <w:color w:val="000000"/>
        </w:rPr>
      </w:pPr>
      <w:r>
        <w:rPr>
          <w:rFonts w:hint="eastAsia" w:ascii="微软雅黑" w:hAnsi="微软雅黑" w:eastAsia="微软雅黑"/>
          <w:color w:val="000000"/>
        </w:rPr>
        <w:t>目前Coface建议三一采用URBA360产品的监控订单，而非常规订单。三一无需实时监控对接相关Coface维护的企业指标变化。先以监控订单为例，调研相关在线文档接口调用顺序、字段定义、数据字典等，检查是否具备作为三一相关业务需求分析和产品设计的接口文档输入。</w:t>
      </w:r>
    </w:p>
    <w:p w14:paraId="083D8E3D">
      <w:pPr>
        <w:pStyle w:val="14"/>
        <w:ind w:left="340" w:firstLine="0" w:firstLineChars="0"/>
        <w:jc w:val="left"/>
        <w:rPr>
          <w:rFonts w:hint="eastAsia" w:ascii="微软雅黑" w:hAnsi="微软雅黑" w:eastAsia="微软雅黑"/>
          <w:color w:val="000000"/>
        </w:rPr>
      </w:pPr>
    </w:p>
    <w:p w14:paraId="0F25757D">
      <w:pPr>
        <w:pStyle w:val="14"/>
        <w:ind w:left="340" w:firstLine="0" w:firstLineChars="0"/>
        <w:jc w:val="left"/>
        <w:rPr>
          <w:rFonts w:hint="eastAsia" w:ascii="微软雅黑" w:hAnsi="微软雅黑" w:eastAsia="微软雅黑"/>
          <w:color w:val="000000"/>
        </w:rPr>
      </w:pPr>
      <w:r>
        <w:rPr>
          <w:rFonts w:hint="eastAsia" w:ascii="微软雅黑" w:hAnsi="微软雅黑" w:eastAsia="微软雅黑"/>
          <w:color w:val="000000"/>
        </w:rPr>
        <w:t>接口调用顺序如下：</w:t>
      </w:r>
    </w:p>
    <w:p w14:paraId="69F5012A">
      <w:pPr>
        <w:pStyle w:val="14"/>
        <w:numPr>
          <w:ilvl w:val="0"/>
          <w:numId w:val="3"/>
        </w:numPr>
        <w:tabs>
          <w:tab w:val="clear" w:pos="340"/>
        </w:tabs>
        <w:ind w:left="680" w:firstLineChars="0"/>
        <w:jc w:val="left"/>
        <w:rPr>
          <w:rFonts w:hint="eastAsia" w:ascii="微软雅黑" w:hAnsi="微软雅黑" w:eastAsia="微软雅黑"/>
          <w:color w:val="000000"/>
        </w:rPr>
      </w:pPr>
      <w:r>
        <w:rPr>
          <w:rFonts w:ascii="微软雅黑" w:hAnsi="微软雅黑" w:eastAsia="微软雅黑"/>
          <w:color w:val="000000"/>
        </w:rPr>
        <w:t>0</w:t>
      </w:r>
      <w:r>
        <w:rPr>
          <w:rFonts w:hint="eastAsia" w:ascii="微软雅黑" w:hAnsi="微软雅黑" w:eastAsia="微软雅黑"/>
          <w:color w:val="000000"/>
        </w:rPr>
        <w:t>1</w:t>
      </w:r>
      <w:r>
        <w:rPr>
          <w:rFonts w:ascii="微软雅黑" w:hAnsi="微软雅黑" w:eastAsia="微软雅黑"/>
          <w:color w:val="000000"/>
        </w:rPr>
        <w:t xml:space="preserve"> -</w:t>
      </w:r>
      <w:r>
        <w:rPr>
          <w:rFonts w:hint="eastAsia" w:ascii="微软雅黑" w:hAnsi="微软雅黑" w:eastAsia="微软雅黑"/>
          <w:color w:val="000000"/>
        </w:rPr>
        <w:t>搜索和匹配企业客户，</w:t>
      </w:r>
      <w:r>
        <w:rPr>
          <w:rFonts w:ascii="微软雅黑" w:hAnsi="微软雅黑" w:eastAsia="微软雅黑"/>
          <w:color w:val="000000"/>
        </w:rPr>
        <w:t>Search a company -  GET /companies</w:t>
      </w:r>
    </w:p>
    <w:p w14:paraId="351F976A">
      <w:pPr>
        <w:pStyle w:val="14"/>
        <w:numPr>
          <w:ilvl w:val="0"/>
          <w:numId w:val="3"/>
        </w:numPr>
        <w:tabs>
          <w:tab w:val="clear" w:pos="340"/>
        </w:tabs>
        <w:ind w:left="680" w:firstLineChars="0"/>
        <w:jc w:val="left"/>
        <w:rPr>
          <w:rFonts w:hint="eastAsia" w:ascii="微软雅黑" w:hAnsi="微软雅黑" w:eastAsia="微软雅黑"/>
          <w:color w:val="000000"/>
        </w:rPr>
      </w:pPr>
      <w:r>
        <w:rPr>
          <w:rFonts w:hint="eastAsia" w:ascii="微软雅黑" w:hAnsi="微软雅黑" w:eastAsia="微软雅黑"/>
          <w:color w:val="000000"/>
        </w:rPr>
        <w:t>02-查询有效监控订单，如订单存在需避免重复下单，</w:t>
      </w:r>
      <w:r>
        <w:rPr>
          <w:rFonts w:ascii="微软雅黑" w:hAnsi="微软雅黑" w:eastAsia="微软雅黑"/>
          <w:color w:val="000000"/>
        </w:rPr>
        <w:t xml:space="preserve">Get all urba monitoring orders - GET </w:t>
      </w:r>
      <w:r>
        <w:rPr>
          <w:rFonts w:hint="eastAsia" w:ascii="微软雅黑" w:hAnsi="微软雅黑" w:eastAsia="微软雅黑"/>
          <w:color w:val="000000"/>
        </w:rPr>
        <w:t xml:space="preserve"> </w:t>
      </w:r>
      <w:r>
        <w:rPr>
          <w:rFonts w:ascii="微软雅黑" w:hAnsi="微软雅黑" w:eastAsia="微软雅黑"/>
          <w:color w:val="000000"/>
        </w:rPr>
        <w:t>/urba360/monitorings/orders</w:t>
      </w:r>
    </w:p>
    <w:p w14:paraId="6C73FF4B">
      <w:pPr>
        <w:pStyle w:val="14"/>
        <w:numPr>
          <w:ilvl w:val="0"/>
          <w:numId w:val="3"/>
        </w:numPr>
        <w:tabs>
          <w:tab w:val="clear" w:pos="340"/>
        </w:tabs>
        <w:ind w:left="680" w:firstLineChars="0"/>
        <w:jc w:val="left"/>
        <w:rPr>
          <w:rFonts w:hint="eastAsia" w:ascii="微软雅黑" w:hAnsi="微软雅黑" w:eastAsia="微软雅黑"/>
          <w:color w:val="000000"/>
        </w:rPr>
      </w:pPr>
      <w:r>
        <w:rPr>
          <w:rFonts w:ascii="微软雅黑" w:hAnsi="微软雅黑" w:eastAsia="微软雅黑"/>
          <w:color w:val="000000"/>
        </w:rPr>
        <w:t>0</w:t>
      </w:r>
      <w:r>
        <w:rPr>
          <w:rFonts w:hint="eastAsia" w:ascii="微软雅黑" w:hAnsi="微软雅黑" w:eastAsia="微软雅黑"/>
          <w:color w:val="000000"/>
        </w:rPr>
        <w:t>3</w:t>
      </w:r>
      <w:r>
        <w:rPr>
          <w:rFonts w:ascii="微软雅黑" w:hAnsi="微软雅黑" w:eastAsia="微软雅黑"/>
          <w:color w:val="000000"/>
        </w:rPr>
        <w:t xml:space="preserve"> -</w:t>
      </w:r>
      <w:r>
        <w:rPr>
          <w:rFonts w:hint="eastAsia" w:ascii="微软雅黑" w:hAnsi="微软雅黑" w:eastAsia="微软雅黑"/>
          <w:color w:val="000000"/>
        </w:rPr>
        <w:t>采购监控订单，</w:t>
      </w:r>
      <w:r>
        <w:rPr>
          <w:rFonts w:ascii="微软雅黑" w:hAnsi="微软雅黑" w:eastAsia="微软雅黑"/>
          <w:color w:val="000000"/>
        </w:rPr>
        <w:t>URBA360 -POST URBA360 monitoring order -  POST /urba360/monitorings/orders</w:t>
      </w:r>
    </w:p>
    <w:p w14:paraId="1C8F1462">
      <w:pPr>
        <w:pStyle w:val="14"/>
        <w:numPr>
          <w:ilvl w:val="0"/>
          <w:numId w:val="3"/>
        </w:numPr>
        <w:tabs>
          <w:tab w:val="clear" w:pos="340"/>
        </w:tabs>
        <w:ind w:left="680" w:firstLineChars="0"/>
        <w:jc w:val="left"/>
        <w:rPr>
          <w:rFonts w:hint="eastAsia" w:ascii="微软雅黑" w:hAnsi="微软雅黑" w:eastAsia="微软雅黑"/>
          <w:color w:val="000000"/>
        </w:rPr>
      </w:pPr>
      <w:r>
        <w:rPr>
          <w:rFonts w:ascii="微软雅黑" w:hAnsi="微软雅黑" w:eastAsia="微软雅黑"/>
          <w:color w:val="000000"/>
        </w:rPr>
        <w:t>0</w:t>
      </w:r>
      <w:r>
        <w:rPr>
          <w:rFonts w:hint="eastAsia" w:ascii="微软雅黑" w:hAnsi="微软雅黑" w:eastAsia="微软雅黑"/>
          <w:color w:val="000000"/>
        </w:rPr>
        <w:t>4</w:t>
      </w:r>
      <w:r>
        <w:rPr>
          <w:rFonts w:ascii="微软雅黑" w:hAnsi="微软雅黑" w:eastAsia="微软雅黑"/>
          <w:color w:val="000000"/>
        </w:rPr>
        <w:t xml:space="preserve"> -</w:t>
      </w:r>
      <w:r>
        <w:rPr>
          <w:rFonts w:hint="eastAsia" w:ascii="微软雅黑" w:hAnsi="微软雅黑" w:eastAsia="微软雅黑"/>
          <w:color w:val="000000"/>
        </w:rPr>
        <w:t>检查订单准备数据完成状态，</w:t>
      </w:r>
      <w:r>
        <w:rPr>
          <w:rFonts w:ascii="微软雅黑" w:hAnsi="微软雅黑" w:eastAsia="微软雅黑"/>
          <w:color w:val="000000"/>
        </w:rPr>
        <w:t>URBA360 -GET urba360 monitoring order details  -  GET /urba360/monitorings/orders/{id}</w:t>
      </w:r>
    </w:p>
    <w:p w14:paraId="53F97066">
      <w:pPr>
        <w:pStyle w:val="14"/>
        <w:numPr>
          <w:ilvl w:val="0"/>
          <w:numId w:val="3"/>
        </w:numPr>
        <w:tabs>
          <w:tab w:val="clear" w:pos="340"/>
        </w:tabs>
        <w:ind w:left="680" w:firstLineChars="0"/>
        <w:jc w:val="left"/>
        <w:rPr>
          <w:rFonts w:hint="eastAsia" w:ascii="微软雅黑" w:hAnsi="微软雅黑" w:eastAsia="微软雅黑"/>
          <w:color w:val="000000"/>
        </w:rPr>
      </w:pPr>
      <w:commentRangeStart w:id="2"/>
      <w:r>
        <w:rPr>
          <w:rFonts w:ascii="微软雅黑" w:hAnsi="微软雅黑" w:eastAsia="微软雅黑"/>
          <w:color w:val="000000"/>
        </w:rPr>
        <w:t>0</w:t>
      </w:r>
      <w:r>
        <w:rPr>
          <w:rFonts w:hint="eastAsia" w:ascii="微软雅黑" w:hAnsi="微软雅黑" w:eastAsia="微软雅黑"/>
          <w:color w:val="000000"/>
        </w:rPr>
        <w:t>5</w:t>
      </w:r>
      <w:r>
        <w:rPr>
          <w:rFonts w:ascii="微软雅黑" w:hAnsi="微软雅黑" w:eastAsia="微软雅黑"/>
          <w:color w:val="000000"/>
        </w:rPr>
        <w:t xml:space="preserve"> -</w:t>
      </w:r>
      <w:r>
        <w:rPr>
          <w:rFonts w:hint="eastAsia" w:ascii="微软雅黑" w:hAnsi="微软雅黑" w:eastAsia="微软雅黑"/>
          <w:color w:val="000000"/>
        </w:rPr>
        <w:t>获取指标数据，</w:t>
      </w:r>
      <w:r>
        <w:rPr>
          <w:rFonts w:ascii="微软雅黑" w:hAnsi="微软雅黑" w:eastAsia="微软雅黑"/>
          <w:color w:val="000000"/>
        </w:rPr>
        <w:t>URBA360 -GET URBA360 content  - GET /urba360/content</w:t>
      </w:r>
      <w:commentRangeEnd w:id="2"/>
      <w:r>
        <w:rPr>
          <w:rStyle w:val="13"/>
        </w:rPr>
        <w:commentReference w:id="2"/>
      </w:r>
    </w:p>
    <w:p w14:paraId="23BBD4EE">
      <w:pPr>
        <w:tabs>
          <w:tab w:val="left" w:pos="680"/>
        </w:tabs>
        <w:jc w:val="left"/>
        <w:rPr>
          <w:rFonts w:hint="eastAsia" w:ascii="微软雅黑" w:hAnsi="微软雅黑" w:eastAsia="微软雅黑"/>
          <w:color w:val="000000"/>
        </w:rPr>
      </w:pPr>
    </w:p>
    <w:p w14:paraId="73CED418">
      <w:pPr>
        <w:pStyle w:val="14"/>
        <w:numPr>
          <w:ilvl w:val="2"/>
          <w:numId w:val="2"/>
        </w:numPr>
        <w:tabs>
          <w:tab w:val="left" w:pos="680"/>
        </w:tabs>
        <w:ind w:firstLineChars="0"/>
        <w:jc w:val="left"/>
        <w:outlineLvl w:val="2"/>
        <w:rPr>
          <w:rFonts w:hint="eastAsia" w:ascii="微软雅黑" w:hAnsi="微软雅黑" w:eastAsia="微软雅黑"/>
          <w:color w:val="000000"/>
        </w:rPr>
      </w:pPr>
      <w:r>
        <w:rPr>
          <w:rFonts w:hint="eastAsia" w:ascii="微软雅黑" w:hAnsi="微软雅黑" w:eastAsia="微软雅黑"/>
          <w:color w:val="000000"/>
        </w:rPr>
        <w:t>搜索和匹配企业</w:t>
      </w:r>
      <w:r>
        <w:rPr>
          <w:rFonts w:ascii="微软雅黑" w:hAnsi="微软雅黑" w:eastAsia="微软雅黑"/>
          <w:color w:val="000000"/>
        </w:rPr>
        <w:t>Search a company</w:t>
      </w:r>
    </w:p>
    <w:p w14:paraId="37715CA5">
      <w:pPr>
        <w:pStyle w:val="14"/>
        <w:ind w:left="720" w:firstLine="0" w:firstLineChars="0"/>
        <w:jc w:val="left"/>
        <w:rPr>
          <w:rFonts w:hint="eastAsia" w:ascii="微软雅黑" w:hAnsi="微软雅黑" w:eastAsia="微软雅黑"/>
          <w:color w:val="000000"/>
        </w:rPr>
      </w:pPr>
    </w:p>
    <w:p w14:paraId="706D5A33">
      <w:pPr>
        <w:rPr>
          <w:rFonts w:hint="eastAsia" w:ascii="微软雅黑" w:hAnsi="微软雅黑" w:eastAsia="微软雅黑"/>
          <w:color w:val="000000"/>
        </w:rPr>
      </w:pPr>
      <w:r>
        <w:rPr>
          <w:rFonts w:ascii="微软雅黑" w:hAnsi="微软雅黑" w:eastAsia="微软雅黑"/>
          <w:color w:val="000000"/>
          <w:lang w:val="en-GB"/>
        </w:rPr>
        <w:t>Get all available companies</w:t>
      </w:r>
      <w:r>
        <w:rPr>
          <w:rFonts w:hint="eastAsia" w:ascii="微软雅黑" w:hAnsi="微软雅黑" w:eastAsia="微软雅黑"/>
          <w:color w:val="000000"/>
        </w:rPr>
        <w:t>接口地址：</w:t>
      </w:r>
      <w:r>
        <w:fldChar w:fldCharType="begin"/>
      </w:r>
      <w:r>
        <w:instrText xml:space="preserve">HYPERLINK "https://developers.coface.com/docs-technical?sw=swaggerDATAAPI.yaml&amp;swl=ICON%20Data%20API" \l "tag/Company/operation/getAllCompanies"</w:instrText>
      </w:r>
      <w:r>
        <w:fldChar w:fldCharType="separate"/>
      </w:r>
      <w:r>
        <w:rPr>
          <w:rStyle w:val="12"/>
          <w:rFonts w:ascii="微软雅黑" w:hAnsi="微软雅黑" w:eastAsia="微软雅黑"/>
        </w:rPr>
        <w:t>API Portal</w:t>
      </w:r>
      <w:r>
        <w:fldChar w:fldCharType="end"/>
      </w:r>
    </w:p>
    <w:p w14:paraId="288A682D">
      <w:pPr>
        <w:pStyle w:val="14"/>
        <w:ind w:left="720" w:firstLine="0" w:firstLineChars="0"/>
        <w:jc w:val="left"/>
        <w:rPr>
          <w:rFonts w:hint="eastAsia" w:ascii="微软雅黑" w:hAnsi="微软雅黑" w:eastAsia="微软雅黑"/>
          <w:color w:val="000000"/>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2414"/>
        <w:gridCol w:w="3822"/>
      </w:tblGrid>
      <w:tr w14:paraId="51424087">
        <w:tc>
          <w:tcPr>
            <w:tcW w:w="1556" w:type="dxa"/>
          </w:tcPr>
          <w:p w14:paraId="65421DBC">
            <w:pPr>
              <w:tabs>
                <w:tab w:val="left" w:pos="680"/>
              </w:tabs>
              <w:jc w:val="left"/>
              <w:rPr>
                <w:rFonts w:hint="eastAsia" w:ascii="微软雅黑" w:hAnsi="微软雅黑" w:eastAsia="微软雅黑"/>
                <w:b/>
                <w:bCs/>
                <w:color w:val="000000"/>
              </w:rPr>
            </w:pPr>
          </w:p>
        </w:tc>
        <w:tc>
          <w:tcPr>
            <w:tcW w:w="2414" w:type="dxa"/>
          </w:tcPr>
          <w:p w14:paraId="347B91C2">
            <w:pPr>
              <w:tabs>
                <w:tab w:val="left" w:pos="680"/>
              </w:tabs>
              <w:jc w:val="left"/>
              <w:rPr>
                <w:rFonts w:hint="eastAsia" w:ascii="微软雅黑" w:hAnsi="微软雅黑" w:eastAsia="微软雅黑"/>
                <w:color w:val="000000"/>
              </w:rPr>
            </w:pPr>
            <w:r>
              <w:rPr>
                <w:rFonts w:hint="eastAsia" w:ascii="Arial" w:hAnsi="Arial" w:eastAsia="微软雅黑" w:cs="Arial"/>
                <w:b/>
                <w:bCs/>
                <w:color w:val="24292F"/>
                <w:kern w:val="0"/>
                <w:sz w:val="18"/>
                <w:szCs w:val="18"/>
                <w:lang w:val="en-GB"/>
              </w:rPr>
              <w:t>A-线下预处理模式</w:t>
            </w:r>
          </w:p>
        </w:tc>
        <w:tc>
          <w:tcPr>
            <w:tcW w:w="3822" w:type="dxa"/>
          </w:tcPr>
          <w:p w14:paraId="03939EDD">
            <w:pPr>
              <w:tabs>
                <w:tab w:val="left" w:pos="680"/>
              </w:tabs>
              <w:jc w:val="left"/>
              <w:rPr>
                <w:rFonts w:hint="eastAsia" w:ascii="微软雅黑" w:hAnsi="微软雅黑" w:eastAsia="微软雅黑"/>
                <w:color w:val="000000"/>
              </w:rPr>
            </w:pPr>
            <w:r>
              <w:rPr>
                <w:rFonts w:hint="eastAsia" w:ascii="Arial" w:hAnsi="Arial" w:eastAsia="微软雅黑" w:cs="Arial"/>
                <w:b/>
                <w:bCs/>
                <w:kern w:val="0"/>
                <w:sz w:val="18"/>
                <w:szCs w:val="18"/>
                <w:lang w:val="en-GB"/>
              </w:rPr>
              <w:t>B-线上搜索匹配模式</w:t>
            </w:r>
          </w:p>
        </w:tc>
      </w:tr>
      <w:tr w14:paraId="453B77D0">
        <w:tc>
          <w:tcPr>
            <w:tcW w:w="1556" w:type="dxa"/>
          </w:tcPr>
          <w:p w14:paraId="75B25661">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2414" w:type="dxa"/>
          </w:tcPr>
          <w:p w14:paraId="55A8B130">
            <w:pPr>
              <w:tabs>
                <w:tab w:val="left" w:pos="680"/>
              </w:tabs>
              <w:jc w:val="left"/>
              <w:rPr>
                <w:rFonts w:hint="eastAsia" w:ascii="微软雅黑" w:hAnsi="微软雅黑" w:eastAsia="微软雅黑"/>
                <w:color w:val="000000"/>
              </w:rPr>
            </w:pPr>
            <w:r>
              <w:rPr>
                <w:rFonts w:hint="eastAsia" w:ascii="微软雅黑" w:hAnsi="微软雅黑" w:eastAsia="微软雅黑"/>
                <w:color w:val="000000"/>
              </w:rPr>
              <w:t>无需调用</w:t>
            </w:r>
          </w:p>
        </w:tc>
        <w:tc>
          <w:tcPr>
            <w:tcW w:w="3822" w:type="dxa"/>
          </w:tcPr>
          <w:p w14:paraId="25BD8508">
            <w:pPr>
              <w:tabs>
                <w:tab w:val="left" w:pos="680"/>
              </w:tabs>
              <w:jc w:val="left"/>
              <w:rPr>
                <w:ins w:id="6" w:author="Liu, Steven S.Y. (SH/TECH)" w:date="2026-05-21T14:51:00Z"/>
                <w:rFonts w:hint="eastAsia" w:ascii="微软雅黑" w:hAnsi="微软雅黑" w:eastAsia="微软雅黑"/>
                <w:color w:val="000000"/>
              </w:rPr>
            </w:pPr>
            <w:r>
              <w:rPr>
                <w:rFonts w:ascii="微软雅黑" w:hAnsi="微软雅黑" w:eastAsia="微软雅黑"/>
                <w:color w:val="000000"/>
              </w:rPr>
              <w:t>companyName</w:t>
            </w:r>
            <w:r>
              <w:rPr>
                <w:rFonts w:hint="eastAsia" w:ascii="微软雅黑" w:hAnsi="微软雅黑" w:eastAsia="微软雅黑"/>
                <w:color w:val="000000"/>
              </w:rPr>
              <w:t>（英文名称）</w:t>
            </w:r>
            <w:r>
              <w:rPr>
                <w:rFonts w:ascii="微软雅黑" w:hAnsi="微软雅黑" w:eastAsia="微软雅黑"/>
                <w:color w:val="000000"/>
              </w:rPr>
              <w:t>+ countryCode</w:t>
            </w:r>
            <w:r>
              <w:rPr>
                <w:rFonts w:hint="eastAsia" w:ascii="微软雅黑" w:hAnsi="微软雅黑" w:eastAsia="微软雅黑"/>
                <w:color w:val="000000"/>
              </w:rPr>
              <w:t>（2位）</w:t>
            </w:r>
            <w:ins w:id="7" w:author="Liu, Steven S.Y. (SH/TECH)" w:date="2026-05-21T14:57:00Z">
              <w:r>
                <w:rPr>
                  <w:rFonts w:hint="eastAsia" w:ascii="微软雅黑" w:hAnsi="微软雅黑" w:eastAsia="微软雅黑"/>
                  <w:color w:val="000000"/>
                </w:rPr>
                <w:t>+</w:t>
              </w:r>
            </w:ins>
          </w:p>
          <w:p w14:paraId="15842951">
            <w:pPr>
              <w:tabs>
                <w:tab w:val="left" w:pos="680"/>
              </w:tabs>
              <w:jc w:val="left"/>
              <w:rPr>
                <w:rFonts w:hint="eastAsia" w:ascii="微软雅黑" w:hAnsi="微软雅黑" w:eastAsia="微软雅黑"/>
                <w:color w:val="000000"/>
              </w:rPr>
            </w:pPr>
            <w:ins w:id="8" w:author="Liu, Steven S.Y. (SH/TECH)" w:date="2026-05-21T14:51:00Z">
              <w:r>
                <w:rPr>
                  <w:rFonts w:hint="eastAsia" w:ascii="微软雅黑" w:hAnsi="微软雅黑" w:eastAsia="微软雅黑"/>
                  <w:color w:val="000000"/>
                </w:rPr>
                <w:t>city</w:t>
              </w:r>
            </w:ins>
            <w:ins w:id="9" w:author="Liu, Steven S.Y. (SH/TECH)" w:date="2026-05-21T14:57:00Z">
              <w:r>
                <w:rPr>
                  <w:rFonts w:hint="eastAsia" w:ascii="微软雅黑" w:hAnsi="微软雅黑" w:eastAsia="微软雅黑"/>
                  <w:color w:val="000000"/>
                </w:rPr>
                <w:t xml:space="preserve"> （美国可选）</w:t>
              </w:r>
            </w:ins>
          </w:p>
          <w:p w14:paraId="43A25248">
            <w:pPr>
              <w:tabs>
                <w:tab w:val="left" w:pos="680"/>
              </w:tabs>
              <w:jc w:val="left"/>
              <w:rPr>
                <w:rFonts w:ascii="Calibri" w:hAnsi="Calibri"/>
                <w:color w:val="000000"/>
                <w:sz w:val="16"/>
                <w:szCs w:val="16"/>
              </w:rPr>
            </w:pPr>
            <w:r>
              <w:rPr>
                <w:rFonts w:hint="eastAsia" w:ascii="微软雅黑" w:hAnsi="微软雅黑" w:eastAsia="微软雅黑"/>
                <w:color w:val="000000"/>
              </w:rPr>
              <w:t>limit =10</w:t>
            </w:r>
          </w:p>
        </w:tc>
      </w:tr>
      <w:tr w14:paraId="1AC8EA39">
        <w:tc>
          <w:tcPr>
            <w:tcW w:w="1556" w:type="dxa"/>
          </w:tcPr>
          <w:p w14:paraId="1570305F">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2414" w:type="dxa"/>
          </w:tcPr>
          <w:p w14:paraId="0BFC5CC5">
            <w:pPr>
              <w:tabs>
                <w:tab w:val="left" w:pos="680"/>
              </w:tabs>
              <w:jc w:val="left"/>
              <w:rPr>
                <w:rFonts w:hint="eastAsia" w:ascii="微软雅黑" w:hAnsi="微软雅黑" w:eastAsia="微软雅黑"/>
                <w:color w:val="000000"/>
              </w:rPr>
            </w:pPr>
            <w:r>
              <w:rPr>
                <w:rFonts w:hint="eastAsia" w:ascii="微软雅黑" w:hAnsi="微软雅黑" w:eastAsia="微软雅黑"/>
                <w:color w:val="000000"/>
              </w:rPr>
              <w:t>如果registratoinDate指标可以用，那使用externalId入参调用</w:t>
            </w:r>
          </w:p>
        </w:tc>
        <w:tc>
          <w:tcPr>
            <w:tcW w:w="3822" w:type="dxa"/>
          </w:tcPr>
          <w:p w14:paraId="7DC38ACD">
            <w:pPr>
              <w:tabs>
                <w:tab w:val="left" w:pos="680"/>
              </w:tabs>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接口返回编码在=200或206情况下，获取如下字段值，其余接口返回编码均视为异常。</w:t>
            </w:r>
            <w:r>
              <w:rPr>
                <w:rFonts w:ascii="微软雅黑" w:hAnsi="微软雅黑" w:eastAsia="微软雅黑"/>
                <w:color w:val="000000"/>
                <w:sz w:val="20"/>
                <w:szCs w:val="20"/>
              </w:rPr>
              <w:drawing>
                <wp:inline distT="0" distB="0" distL="0" distR="0">
                  <wp:extent cx="2011680" cy="825500"/>
                  <wp:effectExtent l="19050" t="19050" r="26669" b="1270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8" cstate="print"/>
                          <a:srcRect/>
                          <a:stretch>
                            <a:fillRect/>
                          </a:stretch>
                        </pic:blipFill>
                        <pic:spPr>
                          <a:xfrm>
                            <a:off x="0" y="0"/>
                            <a:ext cx="2011680" cy="825527"/>
                          </a:xfrm>
                          <a:prstGeom prst="rect">
                            <a:avLst/>
                          </a:prstGeom>
                          <a:ln w="9525" cap="flat" cmpd="sng">
                            <a:solidFill>
                              <a:srgbClr val="000000"/>
                            </a:solidFill>
                            <a:prstDash val="solid"/>
                            <a:round/>
                          </a:ln>
                        </pic:spPr>
                      </pic:pic>
                    </a:graphicData>
                  </a:graphic>
                </wp:inline>
              </w:drawing>
            </w:r>
          </w:p>
          <w:p w14:paraId="6E46F064">
            <w:pPr>
              <w:pStyle w:val="14"/>
              <w:tabs>
                <w:tab w:val="left" w:pos="680"/>
              </w:tabs>
              <w:ind w:left="340" w:firstLine="0" w:firstLineChars="0"/>
              <w:jc w:val="left"/>
              <w:rPr>
                <w:rFonts w:hint="eastAsia" w:ascii="微软雅黑" w:hAnsi="微软雅黑" w:eastAsia="微软雅黑"/>
                <w:color w:val="C00000"/>
                <w:sz w:val="20"/>
                <w:szCs w:val="20"/>
              </w:rPr>
            </w:pPr>
          </w:p>
          <w:p w14:paraId="053BA296">
            <w:pPr>
              <w:pStyle w:val="14"/>
              <w:numPr>
                <w:ilvl w:val="0"/>
                <w:numId w:val="4"/>
              </w:numPr>
              <w:tabs>
                <w:tab w:val="left" w:pos="680"/>
              </w:tabs>
              <w:ind w:firstLineChars="0"/>
              <w:jc w:val="left"/>
              <w:rPr>
                <w:ins w:id="10" w:author="Liu, Steven S.Y. (SH/TECH)" w:date="2026-05-21T14:53:00Z"/>
                <w:rFonts w:hint="eastAsia" w:ascii="微软雅黑" w:hAnsi="微软雅黑" w:eastAsia="微软雅黑"/>
                <w:color w:val="C00000"/>
                <w:sz w:val="20"/>
                <w:szCs w:val="20"/>
              </w:rPr>
            </w:pPr>
            <w:r>
              <w:rPr>
                <w:rFonts w:ascii="微软雅黑" w:hAnsi="微软雅黑" w:eastAsia="微软雅黑"/>
                <w:color w:val="000000"/>
                <w:sz w:val="20"/>
                <w:szCs w:val="20"/>
              </w:rPr>
              <w:t xml:space="preserve">externalIds </w:t>
            </w:r>
            <w:commentRangeStart w:id="3"/>
            <w:r>
              <w:rPr>
                <w:rFonts w:hint="eastAsia" w:ascii="微软雅黑" w:hAnsi="微软雅黑" w:eastAsia="微软雅黑"/>
                <w:color w:val="C00000"/>
                <w:sz w:val="20"/>
                <w:szCs w:val="20"/>
              </w:rPr>
              <w:t>有多个企业唯一编码设计，那如何取值？</w:t>
            </w:r>
            <w:commentRangeEnd w:id="3"/>
            <w:r>
              <w:rPr>
                <w:rStyle w:val="13"/>
              </w:rPr>
              <w:commentReference w:id="3"/>
            </w:r>
          </w:p>
          <w:p w14:paraId="0AB3EF80">
            <w:pPr>
              <w:pStyle w:val="14"/>
              <w:tabs>
                <w:tab w:val="left" w:pos="680"/>
              </w:tabs>
              <w:ind w:left="340" w:firstLine="0" w:firstLineChars="0"/>
              <w:jc w:val="left"/>
              <w:rPr>
                <w:ins w:id="11" w:author="Liu, Steven S.Y. (SH/TECH)" w:date="2026-05-21T14:56:00Z"/>
                <w:rFonts w:hint="eastAsia" w:ascii="微软雅黑" w:hAnsi="微软雅黑" w:eastAsia="微软雅黑"/>
                <w:color w:val="C00000"/>
                <w:sz w:val="20"/>
                <w:szCs w:val="20"/>
              </w:rPr>
            </w:pPr>
            <w:ins w:id="12" w:author="Liu, Steven S.Y. (SH/TECH)" w:date="2026-05-21T14:53:00Z">
              <w:r>
                <w:rPr>
                  <w:rFonts w:hint="eastAsia" w:ascii="微软雅黑" w:hAnsi="微软雅黑" w:eastAsia="微软雅黑"/>
                  <w:color w:val="C00000"/>
                  <w:sz w:val="20"/>
                  <w:szCs w:val="20"/>
                </w:rPr>
                <w:t>采用</w:t>
              </w:r>
            </w:ins>
            <w:ins w:id="13" w:author="Liu, Steven S.Y. (SH/TECH)" w:date="2026-05-21T14:54:00Z">
              <w:r>
                <w:rPr>
                  <w:rFonts w:hint="eastAsia" w:ascii="微软雅黑" w:hAnsi="微软雅黑" w:eastAsia="微软雅黑"/>
                  <w:color w:val="C00000"/>
                  <w:sz w:val="20"/>
                  <w:szCs w:val="20"/>
                </w:rPr>
                <w:t>rep</w:t>
              </w:r>
            </w:ins>
            <w:ins w:id="14" w:author="Liu, Steven S.Y. (SH/TECH)" w:date="2026-05-21T14:55:00Z">
              <w:r>
                <w:rPr>
                  <w:rFonts w:hint="eastAsia" w:ascii="微软雅黑" w:hAnsi="微软雅黑" w:eastAsia="微软雅黑"/>
                  <w:color w:val="C00000"/>
                  <w:sz w:val="20"/>
                  <w:szCs w:val="20"/>
                </w:rPr>
                <w:t>onsitoryslug=“</w:t>
              </w:r>
            </w:ins>
            <w:ins w:id="15" w:author="Liu, Steven S.Y. (SH/TECH)" w:date="2026-05-21T14:54:00Z">
              <w:r>
                <w:rPr>
                  <w:rFonts w:hint="eastAsia" w:ascii="微软雅黑" w:hAnsi="微软雅黑" w:eastAsia="微软雅黑"/>
                  <w:color w:val="C00000"/>
                  <w:sz w:val="20"/>
                  <w:szCs w:val="20"/>
                </w:rPr>
                <w:t>icon</w:t>
              </w:r>
            </w:ins>
            <w:ins w:id="16" w:author="Liu, Steven S.Y. (SH/TECH)" w:date="2026-05-21T14:55:00Z">
              <w:r>
                <w:rPr>
                  <w:rFonts w:hint="eastAsia" w:ascii="微软雅黑" w:hAnsi="微软雅黑" w:eastAsia="微软雅黑"/>
                  <w:color w:val="C00000"/>
                  <w:sz w:val="20"/>
                  <w:szCs w:val="20"/>
                </w:rPr>
                <w:t>”下的id, 然后拼接</w:t>
              </w:r>
            </w:ins>
            <w:ins w:id="17" w:author="Liu, Steven S.Y. (SH/TECH)" w:date="2026-05-21T14:55:00Z">
              <w:r>
                <w:rPr>
                  <w:rFonts w:ascii="微软雅黑" w:hAnsi="微软雅黑" w:eastAsia="微软雅黑"/>
                  <w:color w:val="C00000"/>
                  <w:sz w:val="20"/>
                  <w:szCs w:val="20"/>
                </w:rPr>
                <w:t>”</w:t>
              </w:r>
            </w:ins>
            <w:ins w:id="18" w:author="Liu, Steven S.Y. (SH/TECH)" w:date="2026-05-21T14:55:00Z">
              <w:r>
                <w:rPr>
                  <w:rFonts w:hint="eastAsia" w:ascii="微软雅黑" w:hAnsi="微软雅黑" w:eastAsia="微软雅黑"/>
                  <w:color w:val="C00000"/>
                  <w:sz w:val="20"/>
                  <w:szCs w:val="20"/>
                </w:rPr>
                <w:t>icon#</w:t>
              </w:r>
            </w:ins>
            <w:ins w:id="19" w:author="Liu, Steven S.Y. (SH/TECH)" w:date="2026-05-21T14:55:00Z">
              <w:r>
                <w:rPr>
                  <w:rFonts w:ascii="微软雅黑" w:hAnsi="微软雅黑" w:eastAsia="微软雅黑"/>
                  <w:color w:val="C00000"/>
                  <w:sz w:val="20"/>
                  <w:szCs w:val="20"/>
                </w:rPr>
                <w:t>”</w:t>
              </w:r>
            </w:ins>
            <w:ins w:id="20" w:author="Liu, Steven S.Y. (SH/TECH)" w:date="2026-05-21T14:55:00Z">
              <w:r>
                <w:rPr>
                  <w:rFonts w:hint="eastAsia" w:ascii="微软雅黑" w:hAnsi="微软雅黑" w:eastAsia="微软雅黑"/>
                  <w:color w:val="C00000"/>
                  <w:sz w:val="20"/>
                  <w:szCs w:val="20"/>
                </w:rPr>
                <w:t>+id</w:t>
              </w:r>
            </w:ins>
            <w:ins w:id="21" w:author="Liu, Steven S.Y. (SH/TECH)" w:date="2026-05-21T14:56:00Z">
              <w:r>
                <w:rPr>
                  <w:rFonts w:hint="eastAsia" w:ascii="微软雅黑" w:hAnsi="微软雅黑" w:eastAsia="微软雅黑"/>
                  <w:color w:val="C00000"/>
                  <w:sz w:val="20"/>
                  <w:szCs w:val="20"/>
                </w:rPr>
                <w:t>作为externalId企业唯一编码保存。</w:t>
              </w:r>
            </w:ins>
          </w:p>
          <w:p w14:paraId="14F6C79D">
            <w:pPr>
              <w:pStyle w:val="14"/>
              <w:tabs>
                <w:tab w:val="left" w:pos="680"/>
              </w:tabs>
              <w:ind w:left="340" w:firstLine="0" w:firstLineChars="0"/>
              <w:jc w:val="left"/>
              <w:rPr>
                <w:rFonts w:hint="eastAsia" w:ascii="微软雅黑" w:hAnsi="微软雅黑" w:eastAsia="微软雅黑"/>
                <w:color w:val="C00000"/>
                <w:sz w:val="20"/>
                <w:szCs w:val="20"/>
              </w:rPr>
            </w:pPr>
            <w:ins w:id="22" w:author="Liu, Steven S.Y. (SH/TECH)" w:date="2026-05-21T14:56:00Z">
              <w:r>
                <w:rPr>
                  <w:rFonts w:hint="eastAsia" w:ascii="微软雅黑" w:hAnsi="微软雅黑" w:eastAsia="微软雅黑"/>
                  <w:color w:val="C00000"/>
                  <w:sz w:val="20"/>
                  <w:szCs w:val="20"/>
                </w:rPr>
                <w:t>同时取下</w:t>
              </w:r>
            </w:ins>
            <w:ins w:id="23" w:author="Liu, Steven S.Y. (SH/TECH)" w:date="2026-05-21T14:59:00Z">
              <w:r>
                <w:rPr>
                  <w:rFonts w:hint="eastAsia" w:ascii="微软雅黑" w:hAnsi="微软雅黑" w:eastAsia="微软雅黑"/>
                  <w:color w:val="C00000"/>
                  <w:sz w:val="20"/>
                  <w:szCs w:val="20"/>
                </w:rPr>
                <w:t>税号</w:t>
              </w:r>
            </w:ins>
            <w:ins w:id="24" w:author="Liu, Steven S.Y. (SH/TECH)" w:date="2026-05-21T14:56:00Z">
              <w:r>
                <w:rPr>
                  <w:rFonts w:hint="eastAsia" w:ascii="微软雅黑" w:hAnsi="微软雅黑" w:eastAsia="微软雅黑"/>
                  <w:color w:val="C00000"/>
                  <w:sz w:val="20"/>
                  <w:szCs w:val="20"/>
                </w:rPr>
                <w:t>tax-number和</w:t>
              </w:r>
            </w:ins>
            <w:ins w:id="25" w:author="Liu, Steven S.Y. (SH/TECH)" w:date="2026-05-21T14:59:00Z">
              <w:r>
                <w:rPr>
                  <w:rFonts w:hint="eastAsia" w:ascii="微软雅黑" w:hAnsi="微软雅黑" w:eastAsia="微软雅黑"/>
                  <w:color w:val="C00000"/>
                  <w:sz w:val="20"/>
                  <w:szCs w:val="20"/>
                </w:rPr>
                <w:t>注册号</w:t>
              </w:r>
            </w:ins>
            <w:ins w:id="26" w:author="Liu, Steven S.Y. (SH/TECH)" w:date="2026-05-21T14:57:00Z">
              <w:r>
                <w:rPr>
                  <w:rFonts w:hint="eastAsia" w:ascii="微软雅黑" w:hAnsi="微软雅黑" w:eastAsia="微软雅黑"/>
                  <w:color w:val="C00000"/>
                  <w:sz w:val="20"/>
                  <w:szCs w:val="20"/>
                </w:rPr>
                <w:t>registration-number</w:t>
              </w:r>
            </w:ins>
          </w:p>
          <w:p w14:paraId="58BB7E1A">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Company name</w:t>
            </w:r>
          </w:p>
          <w:p w14:paraId="46AECDA4">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address1</w:t>
            </w:r>
          </w:p>
          <w:p w14:paraId="3B13DE1A">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city</w:t>
            </w:r>
          </w:p>
          <w:p w14:paraId="114466AC">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countryCode (ISO 3166 Alpha-2)</w:t>
            </w:r>
          </w:p>
          <w:p w14:paraId="76067CDF">
            <w:pPr>
              <w:pStyle w:val="14"/>
              <w:numPr>
                <w:ilvl w:val="0"/>
                <w:numId w:val="4"/>
              </w:numPr>
              <w:tabs>
                <w:tab w:val="left" w:pos="680"/>
              </w:tabs>
              <w:ind w:firstLineChars="0"/>
              <w:jc w:val="left"/>
              <w:rPr>
                <w:rFonts w:hint="eastAsia" w:ascii="微软雅黑" w:hAnsi="微软雅黑" w:eastAsia="微软雅黑"/>
                <w:color w:val="000000"/>
              </w:rPr>
            </w:pPr>
            <w:r>
              <w:rPr>
                <w:rFonts w:hint="eastAsia" w:ascii="微软雅黑" w:hAnsi="微软雅黑" w:eastAsia="微软雅黑"/>
                <w:color w:val="000000"/>
                <w:sz w:val="20"/>
                <w:szCs w:val="20"/>
              </w:rPr>
              <w:t>从业年限指标：</w:t>
            </w:r>
            <w:r>
              <w:rPr>
                <w:rFonts w:ascii="微软雅黑" w:hAnsi="微软雅黑" w:eastAsia="微软雅黑"/>
                <w:color w:val="000000"/>
                <w:sz w:val="20"/>
                <w:szCs w:val="20"/>
              </w:rPr>
              <w:t>registrationDate</w:t>
            </w:r>
            <w:commentRangeStart w:id="4"/>
            <w:r>
              <w:rPr>
                <w:rFonts w:hint="eastAsia" w:ascii="微软雅黑" w:hAnsi="微软雅黑" w:eastAsia="微软雅黑"/>
                <w:color w:val="000000"/>
                <w:sz w:val="20"/>
                <w:szCs w:val="20"/>
              </w:rPr>
              <w:t xml:space="preserve"> </w:t>
            </w:r>
            <w:r>
              <w:rPr>
                <w:rFonts w:hint="eastAsia" w:ascii="微软雅黑" w:hAnsi="微软雅黑" w:eastAsia="微软雅黑"/>
                <w:color w:val="C00000"/>
                <w:sz w:val="20"/>
                <w:szCs w:val="20"/>
              </w:rPr>
              <w:t>该字段能否作为从业年限指标计算，而不是去Public报告取？</w:t>
            </w:r>
            <w:commentRangeEnd w:id="4"/>
            <w:r>
              <w:rPr>
                <w:rStyle w:val="13"/>
              </w:rPr>
              <w:commentReference w:id="4"/>
            </w:r>
          </w:p>
          <w:p w14:paraId="5104B123">
            <w:pPr>
              <w:pStyle w:val="14"/>
              <w:numPr>
                <w:ilvl w:val="0"/>
                <w:numId w:val="4"/>
              </w:numPr>
              <w:tabs>
                <w:tab w:val="left" w:pos="680"/>
              </w:tabs>
              <w:ind w:firstLineChars="0"/>
              <w:jc w:val="left"/>
              <w:rPr>
                <w:rFonts w:hint="eastAsia" w:ascii="微软雅黑" w:hAnsi="微软雅黑" w:eastAsia="微软雅黑"/>
                <w:color w:val="000000"/>
              </w:rPr>
            </w:pPr>
            <w:r>
              <w:rPr>
                <w:rFonts w:hint="eastAsia" w:ascii="微软雅黑" w:hAnsi="微软雅黑" w:eastAsia="微软雅黑"/>
                <w:color w:val="000000"/>
              </w:rPr>
              <w:t>行业属性指标：</w:t>
            </w:r>
            <w:r>
              <w:rPr>
                <w:rFonts w:ascii="微软雅黑" w:hAnsi="微软雅黑" w:eastAsia="微软雅黑"/>
                <w:color w:val="000000"/>
              </w:rPr>
              <w:t>naceCodes</w:t>
            </w:r>
            <w:commentRangeStart w:id="5"/>
            <w:r>
              <w:rPr>
                <w:rFonts w:hint="eastAsia" w:ascii="微软雅黑" w:hAnsi="微软雅黑" w:eastAsia="微软雅黑"/>
                <w:color w:val="C00000"/>
              </w:rPr>
              <w:t>该指标是否可用，而不用去URBA360数据产品去取？</w:t>
            </w:r>
            <w:commentRangeEnd w:id="5"/>
            <w:r>
              <w:rPr>
                <w:rStyle w:val="13"/>
              </w:rPr>
              <w:commentReference w:id="5"/>
            </w:r>
          </w:p>
          <w:p w14:paraId="55A23231">
            <w:pPr>
              <w:pStyle w:val="14"/>
              <w:numPr>
                <w:ilvl w:val="0"/>
                <w:numId w:val="4"/>
              </w:numPr>
              <w:tabs>
                <w:tab w:val="left" w:pos="680"/>
              </w:tabs>
              <w:ind w:firstLineChars="0"/>
              <w:jc w:val="left"/>
              <w:rPr>
                <w:rFonts w:hint="eastAsia" w:ascii="微软雅黑" w:hAnsi="微软雅黑" w:eastAsia="微软雅黑"/>
                <w:color w:val="C00000"/>
              </w:rPr>
            </w:pPr>
            <w:commentRangeStart w:id="6"/>
            <w:r>
              <w:rPr>
                <w:rFonts w:hint="eastAsia" w:ascii="微软雅黑" w:hAnsi="微软雅黑" w:eastAsia="微软雅黑"/>
                <w:color w:val="C00000"/>
                <w:sz w:val="20"/>
                <w:szCs w:val="20"/>
              </w:rPr>
              <w:t>如何取其他企业唯一性更客观的值比如税号、注册号、中国企业的社会信用识别码（目前接口返回值中没有）？</w:t>
            </w:r>
            <w:commentRangeEnd w:id="6"/>
            <w:r>
              <w:rPr>
                <w:rStyle w:val="13"/>
              </w:rPr>
              <w:commentReference w:id="6"/>
            </w:r>
          </w:p>
          <w:p w14:paraId="273FA174">
            <w:pPr>
              <w:pStyle w:val="14"/>
              <w:numPr>
                <w:ilvl w:val="0"/>
                <w:numId w:val="4"/>
              </w:numPr>
              <w:tabs>
                <w:tab w:val="left" w:pos="680"/>
              </w:tabs>
              <w:ind w:firstLineChars="0"/>
              <w:jc w:val="left"/>
              <w:rPr>
                <w:rFonts w:hint="eastAsia" w:ascii="微软雅黑" w:hAnsi="微软雅黑" w:eastAsia="微软雅黑"/>
                <w:color w:val="000000"/>
              </w:rPr>
            </w:pPr>
            <w:r>
              <w:rPr>
                <w:rFonts w:ascii="微软雅黑" w:hAnsi="微软雅黑" w:eastAsia="微软雅黑"/>
                <w:color w:val="000000"/>
              </w:rPr>
              <w:drawing>
                <wp:inline distT="0" distB="0" distL="0" distR="0">
                  <wp:extent cx="1568450" cy="1822450"/>
                  <wp:effectExtent l="0" t="0" r="0" b="6350"/>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9" cstate="print"/>
                          <a:srcRect/>
                          <a:stretch>
                            <a:fillRect/>
                          </a:stretch>
                        </pic:blipFill>
                        <pic:spPr>
                          <a:xfrm>
                            <a:off x="0" y="0"/>
                            <a:ext cx="1568531" cy="1822544"/>
                          </a:xfrm>
                          <a:prstGeom prst="rect">
                            <a:avLst/>
                          </a:prstGeom>
                        </pic:spPr>
                      </pic:pic>
                    </a:graphicData>
                  </a:graphic>
                </wp:inline>
              </w:drawing>
            </w:r>
          </w:p>
          <w:p w14:paraId="6B7FA424">
            <w:pPr>
              <w:pStyle w:val="14"/>
              <w:tabs>
                <w:tab w:val="left" w:pos="680"/>
              </w:tabs>
              <w:ind w:left="340" w:firstLine="0" w:firstLineChars="0"/>
              <w:jc w:val="left"/>
              <w:rPr>
                <w:rFonts w:hint="eastAsia" w:ascii="微软雅黑" w:hAnsi="微软雅黑" w:eastAsia="微软雅黑"/>
                <w:color w:val="000000"/>
              </w:rPr>
            </w:pPr>
          </w:p>
        </w:tc>
      </w:tr>
    </w:tbl>
    <w:p w14:paraId="316E3298">
      <w:pPr>
        <w:tabs>
          <w:tab w:val="left" w:pos="680"/>
        </w:tabs>
        <w:jc w:val="left"/>
        <w:rPr>
          <w:rFonts w:hint="eastAsia" w:ascii="微软雅黑" w:hAnsi="微软雅黑" w:eastAsia="微软雅黑"/>
          <w:color w:val="000000"/>
        </w:rPr>
      </w:pPr>
      <w:r>
        <w:rPr>
          <w:rFonts w:hint="eastAsia" w:ascii="微软雅黑" w:hAnsi="微软雅黑" w:eastAsia="微软雅黑"/>
          <w:color w:val="000000"/>
        </w:rPr>
        <w:t>说明：externalId是科法斯对企业客户的唯一编码，示例</w:t>
      </w:r>
      <w:r>
        <w:rPr>
          <w:rFonts w:ascii="微软雅黑" w:hAnsi="微软雅黑" w:eastAsia="微软雅黑"/>
        </w:rPr>
        <w:t>"icon#123456"</w:t>
      </w:r>
      <w:r>
        <w:rPr>
          <w:rFonts w:hint="eastAsia" w:ascii="微软雅黑" w:hAnsi="微软雅黑" w:eastAsia="微软雅黑"/>
        </w:rPr>
        <w:t>，其中icon是其数据产品的系统名称，后面数字串是唯一编码。</w:t>
      </w:r>
    </w:p>
    <w:p w14:paraId="6ACD7149">
      <w:pPr>
        <w:tabs>
          <w:tab w:val="left" w:pos="680"/>
        </w:tabs>
        <w:jc w:val="left"/>
        <w:rPr>
          <w:rFonts w:hint="eastAsia" w:ascii="微软雅黑" w:hAnsi="微软雅黑" w:eastAsia="微软雅黑"/>
          <w:color w:val="000000"/>
        </w:rPr>
      </w:pPr>
    </w:p>
    <w:p w14:paraId="41A44302">
      <w:pPr>
        <w:pStyle w:val="14"/>
        <w:numPr>
          <w:ilvl w:val="2"/>
          <w:numId w:val="2"/>
        </w:numPr>
        <w:tabs>
          <w:tab w:val="left" w:pos="680"/>
        </w:tabs>
        <w:ind w:firstLineChars="0"/>
        <w:jc w:val="left"/>
        <w:outlineLvl w:val="2"/>
        <w:rPr>
          <w:rFonts w:hint="eastAsia" w:ascii="微软雅黑" w:hAnsi="微软雅黑" w:eastAsia="微软雅黑"/>
          <w:color w:val="000000"/>
        </w:rPr>
      </w:pPr>
      <w:r>
        <w:rPr>
          <w:rFonts w:hint="eastAsia" w:ascii="微软雅黑" w:hAnsi="微软雅黑" w:eastAsia="微软雅黑"/>
          <w:color w:val="000000"/>
        </w:rPr>
        <w:t>查询有效监控订单</w:t>
      </w:r>
      <w:r>
        <w:rPr>
          <w:rFonts w:ascii="微软雅黑" w:hAnsi="微软雅黑" w:eastAsia="微软雅黑"/>
          <w:color w:val="000000"/>
        </w:rPr>
        <w:t>Get all urba monitoring orders</w:t>
      </w:r>
    </w:p>
    <w:p w14:paraId="09C34403">
      <w:pPr>
        <w:pStyle w:val="14"/>
        <w:ind w:left="420" w:firstLine="0" w:firstLineChars="0"/>
        <w:rPr>
          <w:rFonts w:hint="eastAsia" w:ascii="微软雅黑" w:hAnsi="微软雅黑" w:eastAsia="微软雅黑"/>
          <w:color w:val="000000"/>
        </w:rPr>
      </w:pPr>
      <w:r>
        <w:rPr>
          <w:rFonts w:hint="eastAsia" w:ascii="微软雅黑" w:hAnsi="微软雅黑" w:eastAsia="微软雅黑"/>
          <w:color w:val="000000"/>
        </w:rPr>
        <w:t>接口地址：</w:t>
      </w:r>
      <w:r>
        <w:fldChar w:fldCharType="begin"/>
      </w:r>
      <w:r>
        <w:instrText xml:space="preserve">HYPERLINK "https://developers.coface.com/docs-technical?sw=swaggerDATAAPI.yaml&amp;swl=ICON%20Data%20API" \l "tag/Urba/operation/getAllUrbaMonitoringOrders"</w:instrText>
      </w:r>
      <w:r>
        <w:fldChar w:fldCharType="separate"/>
      </w:r>
      <w:r>
        <w:rPr>
          <w:rStyle w:val="12"/>
          <w:rFonts w:ascii="微软雅黑" w:hAnsi="微软雅黑" w:eastAsia="微软雅黑"/>
        </w:rPr>
        <w:t>API Portal</w:t>
      </w:r>
      <w:r>
        <w:fldChar w:fldCharType="end"/>
      </w:r>
    </w:p>
    <w:p w14:paraId="57665C4A">
      <w:pPr>
        <w:pStyle w:val="14"/>
        <w:ind w:left="420" w:firstLine="0" w:firstLineChars="0"/>
        <w:rPr>
          <w:rFonts w:hint="eastAsia" w:ascii="微软雅黑" w:hAnsi="微软雅黑" w:eastAsia="微软雅黑"/>
          <w:color w:val="000000"/>
        </w:rPr>
      </w:pPr>
      <w:r>
        <w:rPr>
          <w:rFonts w:ascii="微软雅黑" w:hAnsi="微软雅黑" w:eastAsia="微软雅黑"/>
          <w:color w:val="000000"/>
        </w:rPr>
        <w:drawing>
          <wp:inline distT="0" distB="0" distL="0" distR="0">
            <wp:extent cx="4676140" cy="2266950"/>
            <wp:effectExtent l="0" t="0" r="0" b="0"/>
            <wp:docPr id="1028" name="图片 1"/>
            <wp:cNvGraphicFramePr/>
            <a:graphic xmlns:a="http://schemas.openxmlformats.org/drawingml/2006/main">
              <a:graphicData uri="http://schemas.openxmlformats.org/drawingml/2006/picture">
                <pic:pic xmlns:pic="http://schemas.openxmlformats.org/drawingml/2006/picture">
                  <pic:nvPicPr>
                    <pic:cNvPr id="1028" name="图片 1"/>
                    <pic:cNvPicPr/>
                  </pic:nvPicPr>
                  <pic:blipFill>
                    <a:blip r:embed="rId10" cstate="print"/>
                    <a:srcRect/>
                    <a:stretch>
                      <a:fillRect/>
                    </a:stretch>
                  </pic:blipFill>
                  <pic:spPr>
                    <a:xfrm>
                      <a:off x="0" y="0"/>
                      <a:ext cx="4676502" cy="2267583"/>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6236"/>
      </w:tblGrid>
      <w:tr w14:paraId="25ABE10E">
        <w:tc>
          <w:tcPr>
            <w:tcW w:w="1556" w:type="dxa"/>
          </w:tcPr>
          <w:p w14:paraId="4D080426">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6236" w:type="dxa"/>
          </w:tcPr>
          <w:p w14:paraId="715994FE">
            <w:pPr>
              <w:tabs>
                <w:tab w:val="left" w:pos="680"/>
              </w:tabs>
              <w:jc w:val="left"/>
              <w:rPr>
                <w:rFonts w:hint="eastAsia" w:ascii="微软雅黑" w:hAnsi="微软雅黑" w:eastAsia="微软雅黑"/>
                <w:color w:val="000000"/>
              </w:rPr>
            </w:pPr>
            <w:r>
              <w:rPr>
                <w:rFonts w:ascii="微软雅黑" w:hAnsi="微软雅黑" w:eastAsia="微软雅黑"/>
                <w:color w:val="000000"/>
              </w:rPr>
              <w:t>externalId+ countr</w:t>
            </w:r>
            <w:r>
              <w:rPr>
                <w:rFonts w:hint="eastAsia" w:ascii="微软雅黑" w:hAnsi="微软雅黑" w:eastAsia="微软雅黑"/>
                <w:color w:val="000000"/>
              </w:rPr>
              <w:t>yCode</w:t>
            </w:r>
          </w:p>
          <w:p w14:paraId="731C7470">
            <w:pPr>
              <w:tabs>
                <w:tab w:val="left" w:pos="680"/>
              </w:tabs>
              <w:jc w:val="left"/>
              <w:rPr>
                <w:rFonts w:hint="eastAsia" w:ascii="微软雅黑" w:hAnsi="微软雅黑" w:eastAsia="微软雅黑"/>
                <w:color w:val="000000"/>
              </w:rPr>
            </w:pPr>
            <w:commentRangeStart w:id="7"/>
            <w:r>
              <w:rPr>
                <w:rFonts w:hint="eastAsia" w:ascii="微软雅黑" w:hAnsi="微软雅黑" w:eastAsia="微软雅黑"/>
                <w:color w:val="C00000"/>
              </w:rPr>
              <w:t>是否不需要加上countryCode作为入参？</w:t>
            </w:r>
            <w:commentRangeEnd w:id="7"/>
            <w:r>
              <w:rPr>
                <w:rStyle w:val="13"/>
              </w:rPr>
              <w:commentReference w:id="7"/>
            </w:r>
          </w:p>
        </w:tc>
      </w:tr>
      <w:tr w14:paraId="039F5599">
        <w:tc>
          <w:tcPr>
            <w:tcW w:w="1556" w:type="dxa"/>
          </w:tcPr>
          <w:p w14:paraId="4DE58D02">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6236" w:type="dxa"/>
          </w:tcPr>
          <w:p w14:paraId="260A64B4">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（这个是订单ID，用户后续订单状态和数据查询）</w:t>
            </w:r>
          </w:p>
          <w:p w14:paraId="35C2651F">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orderDate</w:t>
            </w:r>
          </w:p>
          <w:p w14:paraId="51859B3A">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startDate</w:t>
            </w:r>
          </w:p>
          <w:p w14:paraId="2065F29E">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endDate</w:t>
            </w:r>
          </w:p>
          <w:p w14:paraId="6EA9D00C">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urbaStatus</w:t>
            </w:r>
            <w:r>
              <w:rPr>
                <w:rFonts w:hint="eastAsia" w:ascii="微软雅黑" w:hAnsi="微软雅黑" w:eastAsia="微软雅黑"/>
                <w:color w:val="000000"/>
                <w:sz w:val="20"/>
                <w:szCs w:val="20"/>
              </w:rPr>
              <w:t>（</w:t>
            </w:r>
            <w:r>
              <w:rPr>
                <w:rFonts w:ascii="微软雅黑" w:hAnsi="微软雅黑" w:eastAsia="微软雅黑"/>
                <w:color w:val="000000"/>
                <w:sz w:val="20"/>
                <w:szCs w:val="20"/>
              </w:rPr>
              <w:t>ready</w:t>
            </w:r>
            <w:r>
              <w:rPr>
                <w:rFonts w:hint="eastAsia" w:ascii="微软雅黑" w:hAnsi="微软雅黑" w:eastAsia="微软雅黑"/>
                <w:color w:val="000000"/>
                <w:sz w:val="20"/>
                <w:szCs w:val="20"/>
              </w:rPr>
              <w:t>，</w:t>
            </w:r>
            <w:r>
              <w:rPr>
                <w:rFonts w:ascii="微软雅黑" w:hAnsi="微软雅黑" w:eastAsia="微软雅黑"/>
                <w:color w:val="000000"/>
                <w:sz w:val="20"/>
                <w:szCs w:val="20"/>
              </w:rPr>
              <w:t>partially_ready</w:t>
            </w:r>
            <w:r>
              <w:rPr>
                <w:rFonts w:hint="eastAsia" w:ascii="微软雅黑" w:hAnsi="微软雅黑" w:eastAsia="微软雅黑"/>
                <w:color w:val="000000"/>
                <w:sz w:val="20"/>
                <w:szCs w:val="20"/>
              </w:rPr>
              <w:t>，</w:t>
            </w:r>
            <w:r>
              <w:rPr>
                <w:rFonts w:ascii="微软雅黑" w:hAnsi="微软雅黑" w:eastAsia="微软雅黑"/>
                <w:color w:val="000000"/>
                <w:sz w:val="20"/>
                <w:szCs w:val="20"/>
              </w:rPr>
              <w:t>in_progress</w:t>
            </w:r>
            <w:r>
              <w:rPr>
                <w:rFonts w:hint="eastAsia" w:ascii="微软雅黑" w:hAnsi="微软雅黑" w:eastAsia="微软雅黑"/>
                <w:color w:val="000000"/>
                <w:sz w:val="20"/>
                <w:szCs w:val="20"/>
              </w:rPr>
              <w:t>）</w:t>
            </w:r>
            <w:commentRangeStart w:id="8"/>
            <w:r>
              <w:rPr>
                <w:rFonts w:hint="eastAsia" w:ascii="微软雅黑" w:hAnsi="微软雅黑" w:eastAsia="微软雅黑"/>
                <w:color w:val="C00000"/>
                <w:sz w:val="20"/>
                <w:szCs w:val="20"/>
              </w:rPr>
              <w:t>只要判断urbaStatus=ready字段还是有其他字段，表示这个订单是已生效或过往生效的，且相关指标数据可用？</w:t>
            </w:r>
            <w:commentRangeEnd w:id="8"/>
            <w:r>
              <w:rPr>
                <w:rStyle w:val="13"/>
              </w:rPr>
              <w:commentReference w:id="8"/>
            </w:r>
          </w:p>
        </w:tc>
      </w:tr>
    </w:tbl>
    <w:p w14:paraId="01602960">
      <w:pPr>
        <w:rPr>
          <w:rFonts w:hint="eastAsia" w:ascii="微软雅黑" w:hAnsi="微软雅黑" w:eastAsia="微软雅黑"/>
          <w:color w:val="000000"/>
        </w:rPr>
      </w:pPr>
    </w:p>
    <w:p w14:paraId="31DCDEE8">
      <w:pPr>
        <w:pStyle w:val="14"/>
        <w:numPr>
          <w:ilvl w:val="2"/>
          <w:numId w:val="2"/>
        </w:numPr>
        <w:tabs>
          <w:tab w:val="left" w:pos="680"/>
        </w:tabs>
        <w:ind w:firstLineChars="0"/>
        <w:jc w:val="left"/>
        <w:outlineLvl w:val="2"/>
        <w:rPr>
          <w:rFonts w:hint="eastAsia" w:ascii="微软雅黑" w:hAnsi="微软雅黑" w:eastAsia="微软雅黑"/>
          <w:color w:val="000000"/>
        </w:rPr>
      </w:pPr>
      <w:r>
        <w:rPr>
          <w:rFonts w:hint="eastAsia" w:ascii="微软雅黑" w:hAnsi="微软雅黑" w:eastAsia="微软雅黑"/>
          <w:color w:val="000000"/>
        </w:rPr>
        <w:t>采购监控订单</w:t>
      </w:r>
      <w:r>
        <w:rPr>
          <w:rFonts w:ascii="微软雅黑" w:hAnsi="微软雅黑" w:eastAsia="微软雅黑"/>
          <w:color w:val="000000"/>
        </w:rPr>
        <w:t>POST URBA360 monitoring order</w:t>
      </w:r>
    </w:p>
    <w:p w14:paraId="39E965CF">
      <w:pPr>
        <w:rPr>
          <w:rFonts w:hint="eastAsia" w:ascii="微软雅黑" w:hAnsi="微软雅黑" w:eastAsia="微软雅黑"/>
          <w:color w:val="000000"/>
        </w:rPr>
      </w:pPr>
      <w:r>
        <w:rPr>
          <w:rFonts w:hint="eastAsia" w:ascii="微软雅黑" w:hAnsi="微软雅黑" w:eastAsia="微软雅黑"/>
          <w:color w:val="000000"/>
        </w:rPr>
        <w:t xml:space="preserve">       如果相关客户的产品订单并不存在或者不在有效日期范围，需要下新订单。</w:t>
      </w:r>
    </w:p>
    <w:p w14:paraId="4CE9C30B">
      <w:pPr>
        <w:pStyle w:val="14"/>
        <w:ind w:left="420" w:firstLine="0" w:firstLineChars="0"/>
        <w:rPr>
          <w:rFonts w:hint="eastAsia" w:ascii="微软雅黑" w:hAnsi="微软雅黑" w:eastAsia="微软雅黑"/>
          <w:color w:val="000000"/>
        </w:rPr>
      </w:pPr>
      <w:r>
        <w:rPr>
          <w:rFonts w:hint="eastAsia" w:ascii="微软雅黑" w:hAnsi="微软雅黑" w:eastAsia="微软雅黑"/>
          <w:color w:val="000000"/>
        </w:rPr>
        <w:t>接口地址：</w:t>
      </w:r>
      <w:r>
        <w:fldChar w:fldCharType="begin"/>
      </w:r>
      <w:r>
        <w:instrText xml:space="preserve"> HYPERLINK "https://developers.coface.com/docs-technical?sw=swaggerDATAAPI.yaml&amp;swl=ICON%20Data%20API" \l "tag/Urba/operation/postUrbaMonitoringOrder" </w:instrText>
      </w:r>
      <w:r>
        <w:fldChar w:fldCharType="separate"/>
      </w:r>
      <w:r>
        <w:rPr>
          <w:rStyle w:val="12"/>
          <w:rFonts w:ascii="微软雅黑" w:hAnsi="微软雅黑" w:eastAsia="微软雅黑"/>
        </w:rPr>
        <w:t>API Portal</w:t>
      </w:r>
      <w:r>
        <w:fldChar w:fldCharType="end"/>
      </w:r>
    </w:p>
    <w:p w14:paraId="096398CE">
      <w:pPr>
        <w:rPr>
          <w:rFonts w:hint="eastAsia" w:ascii="微软雅黑" w:hAnsi="微软雅黑" w:eastAsia="微软雅黑"/>
          <w:color w:val="000000"/>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6236"/>
      </w:tblGrid>
      <w:tr w14:paraId="45D8A979">
        <w:tc>
          <w:tcPr>
            <w:tcW w:w="1556" w:type="dxa"/>
          </w:tcPr>
          <w:p w14:paraId="77EC921A">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6236" w:type="dxa"/>
          </w:tcPr>
          <w:p w14:paraId="4C218479">
            <w:pPr>
              <w:pStyle w:val="14"/>
              <w:numPr>
                <w:ilvl w:val="0"/>
                <w:numId w:val="5"/>
              </w:numPr>
              <w:tabs>
                <w:tab w:val="left" w:pos="680"/>
              </w:tabs>
              <w:ind w:firstLineChars="0"/>
              <w:jc w:val="left"/>
              <w:rPr>
                <w:rFonts w:hint="eastAsia" w:ascii="微软雅黑" w:hAnsi="微软雅黑" w:eastAsia="微软雅黑"/>
                <w:color w:val="000000"/>
              </w:rPr>
            </w:pPr>
            <w:r>
              <w:rPr>
                <w:rFonts w:ascii="微软雅黑" w:hAnsi="微软雅黑" w:eastAsia="微软雅黑"/>
                <w:color w:val="000000"/>
              </w:rPr>
              <w:t>externalId+ countr</w:t>
            </w:r>
            <w:r>
              <w:rPr>
                <w:rFonts w:hint="eastAsia" w:ascii="微软雅黑" w:hAnsi="微软雅黑" w:eastAsia="微软雅黑"/>
                <w:color w:val="000000"/>
              </w:rPr>
              <w:t>yCode</w:t>
            </w:r>
          </w:p>
          <w:p w14:paraId="0D09FBAD">
            <w:pPr>
              <w:pStyle w:val="14"/>
              <w:numPr>
                <w:ilvl w:val="0"/>
                <w:numId w:val="5"/>
              </w:numPr>
              <w:tabs>
                <w:tab w:val="left" w:pos="680"/>
              </w:tabs>
              <w:ind w:firstLineChars="0"/>
              <w:jc w:val="left"/>
              <w:rPr>
                <w:rFonts w:hint="eastAsia" w:ascii="微软雅黑" w:hAnsi="微软雅黑" w:eastAsia="微软雅黑"/>
                <w:color w:val="C00000"/>
              </w:rPr>
            </w:pPr>
            <w:r>
              <w:rPr>
                <w:rFonts w:ascii="微软雅黑" w:hAnsi="微软雅黑" w:eastAsia="微软雅黑"/>
                <w:color w:val="000000"/>
              </w:rPr>
              <w:t>language</w:t>
            </w:r>
            <w:r>
              <w:rPr>
                <w:rFonts w:hint="eastAsia" w:ascii="微软雅黑" w:hAnsi="微软雅黑" w:eastAsia="微软雅黑"/>
                <w:color w:val="000000"/>
              </w:rPr>
              <w:t xml:space="preserve"> </w:t>
            </w:r>
            <w:commentRangeStart w:id="9"/>
            <w:r>
              <w:rPr>
                <w:rFonts w:hint="eastAsia" w:ascii="微软雅黑" w:hAnsi="微软雅黑" w:eastAsia="微软雅黑"/>
                <w:color w:val="C00000"/>
              </w:rPr>
              <w:t>提供线上数字字典或根据需求建议是什么？如果选择EN，是否相关文本字段都是英文的，比如客户地址、客户名称？</w:t>
            </w:r>
            <w:commentRangeEnd w:id="9"/>
            <w:r>
              <w:rPr>
                <w:rStyle w:val="13"/>
              </w:rPr>
              <w:commentReference w:id="9"/>
            </w:r>
          </w:p>
          <w:p w14:paraId="64894F85">
            <w:pPr>
              <w:pStyle w:val="14"/>
              <w:numPr>
                <w:ilvl w:val="0"/>
                <w:numId w:val="5"/>
              </w:numPr>
              <w:tabs>
                <w:tab w:val="left" w:pos="680"/>
              </w:tabs>
              <w:ind w:firstLineChars="0"/>
              <w:jc w:val="left"/>
              <w:rPr>
                <w:ins w:id="27" w:author="Liu, Steven S.Y. (SH/TECH)" w:date="2026-05-23T09:10:00Z"/>
                <w:rFonts w:ascii="微软雅黑" w:hAnsi="微软雅黑" w:eastAsia="微软雅黑"/>
                <w:color w:val="000000"/>
              </w:rPr>
            </w:pPr>
            <w:r>
              <w:rPr>
                <w:rFonts w:ascii="微软雅黑" w:hAnsi="微软雅黑" w:eastAsia="微软雅黑"/>
                <w:color w:val="000000"/>
              </w:rPr>
              <w:t>legitimateInterest</w:t>
            </w:r>
            <w:commentRangeStart w:id="10"/>
            <w:r>
              <w:rPr>
                <w:rFonts w:hint="eastAsia" w:ascii="微软雅黑" w:hAnsi="微软雅黑" w:eastAsia="微软雅黑"/>
                <w:color w:val="C00000"/>
              </w:rPr>
              <w:t>德国公司的订单必传，那传什么值？</w:t>
            </w:r>
            <w:commentRangeEnd w:id="10"/>
            <w:r>
              <w:rPr>
                <w:rStyle w:val="13"/>
              </w:rPr>
              <w:commentReference w:id="10"/>
            </w:r>
            <w:r>
              <w:rPr>
                <w:rFonts w:ascii="微软雅黑" w:hAnsi="微软雅黑" w:eastAsia="微软雅黑"/>
                <w:color w:val="C00000"/>
              </w:rPr>
              <w:t xml:space="preserve"> 4.13</w:t>
            </w:r>
            <w:r>
              <w:rPr>
                <w:rFonts w:hint="eastAsia" w:ascii="微软雅黑" w:hAnsi="微软雅黑" w:eastAsia="微软雅黑"/>
                <w:color w:val="C00000"/>
              </w:rPr>
              <w:t>徐静答复：传102值</w:t>
            </w:r>
          </w:p>
          <w:p w14:paraId="2FA7724C">
            <w:pPr>
              <w:pStyle w:val="14"/>
              <w:numPr>
                <w:ilvl w:val="0"/>
                <w:numId w:val="5"/>
              </w:numPr>
              <w:tabs>
                <w:tab w:val="left" w:pos="680"/>
              </w:tabs>
              <w:ind w:firstLineChars="0"/>
              <w:jc w:val="left"/>
              <w:rPr>
                <w:rFonts w:hint="eastAsia" w:ascii="微软雅黑" w:hAnsi="微软雅黑" w:eastAsia="微软雅黑"/>
                <w:color w:val="000000"/>
              </w:rPr>
            </w:pPr>
            <w:r>
              <w:rPr>
                <w:rFonts w:hint="eastAsia" w:ascii="微软雅黑" w:hAnsi="微软雅黑" w:eastAsia="微软雅黑"/>
                <w:color w:val="000000"/>
              </w:rPr>
              <w:t>Curreny要求USD，需Coface对三一初始化配置。</w:t>
            </w:r>
          </w:p>
        </w:tc>
      </w:tr>
      <w:tr w14:paraId="02DBB3B6">
        <w:tc>
          <w:tcPr>
            <w:tcW w:w="1556" w:type="dxa"/>
          </w:tcPr>
          <w:p w14:paraId="23EA54F6">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6236" w:type="dxa"/>
          </w:tcPr>
          <w:p w14:paraId="77C12D77">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（这个是订单ID，用户后续订单状态和数据查询）</w:t>
            </w:r>
          </w:p>
          <w:p w14:paraId="123E80B1">
            <w:pPr>
              <w:pStyle w:val="14"/>
              <w:numPr>
                <w:ilvl w:val="0"/>
                <w:numId w:val="4"/>
              </w:numPr>
              <w:tabs>
                <w:tab w:val="left" w:pos="680"/>
              </w:tabs>
              <w:ind w:firstLineChars="0"/>
              <w:jc w:val="left"/>
              <w:rPr>
                <w:rFonts w:hint="eastAsia" w:ascii="微软雅黑" w:hAnsi="微软雅黑" w:eastAsia="微软雅黑"/>
                <w:color w:val="000000"/>
                <w:sz w:val="20"/>
                <w:szCs w:val="20"/>
              </w:rPr>
            </w:pPr>
            <w:commentRangeStart w:id="11"/>
            <w:r>
              <w:rPr>
                <w:rFonts w:hint="eastAsia" w:ascii="微软雅黑" w:hAnsi="微软雅黑" w:eastAsia="微软雅黑"/>
                <w:color w:val="C00000"/>
                <w:sz w:val="20"/>
                <w:szCs w:val="20"/>
              </w:rPr>
              <w:t>是否有其他必要出参字段需要保存在三一系统？</w:t>
            </w:r>
            <w:commentRangeEnd w:id="11"/>
            <w:r>
              <w:rPr>
                <w:rStyle w:val="13"/>
              </w:rPr>
              <w:commentReference w:id="11"/>
            </w:r>
          </w:p>
        </w:tc>
      </w:tr>
    </w:tbl>
    <w:p w14:paraId="21EB53C2">
      <w:pPr>
        <w:rPr>
          <w:rFonts w:hint="eastAsia" w:ascii="微软雅黑" w:hAnsi="微软雅黑" w:eastAsia="微软雅黑"/>
          <w:color w:val="000000"/>
        </w:rPr>
      </w:pPr>
    </w:p>
    <w:p w14:paraId="0F031F89">
      <w:pPr>
        <w:rPr>
          <w:rFonts w:hint="eastAsia" w:ascii="微软雅黑" w:hAnsi="微软雅黑" w:eastAsia="微软雅黑"/>
          <w:color w:val="000000"/>
        </w:rPr>
      </w:pPr>
    </w:p>
    <w:p w14:paraId="57FA5706">
      <w:pPr>
        <w:pStyle w:val="14"/>
        <w:numPr>
          <w:ilvl w:val="2"/>
          <w:numId w:val="2"/>
        </w:numPr>
        <w:tabs>
          <w:tab w:val="left" w:pos="680"/>
        </w:tabs>
        <w:ind w:firstLineChars="0"/>
        <w:jc w:val="left"/>
        <w:outlineLvl w:val="2"/>
        <w:rPr>
          <w:rFonts w:hint="eastAsia" w:ascii="微软雅黑" w:hAnsi="微软雅黑" w:eastAsia="微软雅黑"/>
          <w:color w:val="000000"/>
        </w:rPr>
      </w:pPr>
      <w:r>
        <w:rPr>
          <w:rFonts w:hint="eastAsia" w:ascii="微软雅黑" w:hAnsi="微软雅黑" w:eastAsia="微软雅黑"/>
          <w:color w:val="000000"/>
        </w:rPr>
        <w:t>检查订单准备数据完成状态</w:t>
      </w:r>
      <w:r>
        <w:rPr>
          <w:rFonts w:ascii="微软雅黑" w:hAnsi="微软雅黑" w:eastAsia="微软雅黑"/>
          <w:color w:val="000000"/>
        </w:rPr>
        <w:t>GET urba360 monitoring order details</w:t>
      </w:r>
    </w:p>
    <w:p w14:paraId="394E44E7">
      <w:pPr>
        <w:pStyle w:val="14"/>
        <w:ind w:left="420" w:firstLine="0" w:firstLineChars="0"/>
        <w:rPr>
          <w:rFonts w:hint="eastAsia" w:ascii="微软雅黑" w:hAnsi="微软雅黑" w:eastAsia="微软雅黑"/>
          <w:color w:val="000000"/>
        </w:rPr>
      </w:pPr>
      <w:r>
        <w:rPr>
          <w:rFonts w:ascii="微软雅黑" w:hAnsi="微软雅黑" w:eastAsia="微软雅黑"/>
          <w:color w:val="000000"/>
        </w:rPr>
        <w:t>Get the status of the monitoring orders placed for URBA 360 via API</w:t>
      </w:r>
      <w:r>
        <w:rPr>
          <w:rFonts w:hint="eastAsia" w:ascii="微软雅黑" w:hAnsi="微软雅黑" w:eastAsia="微软雅黑"/>
          <w:color w:val="000000"/>
        </w:rPr>
        <w:t xml:space="preserve"> 接口地址：</w:t>
      </w:r>
      <w:r>
        <w:fldChar w:fldCharType="begin"/>
      </w:r>
      <w:r>
        <w:instrText xml:space="preserve">HYPERLINK "https://developers.coface.com/docs-technical?sw=swaggerDATAAPI.yaml&amp;swl=ICON%20Data%20API" \l "tag/Urba/operation/getUrbaMonitoringOrderById"</w:instrText>
      </w:r>
      <w:r>
        <w:fldChar w:fldCharType="separate"/>
      </w:r>
      <w:r>
        <w:rPr>
          <w:rStyle w:val="12"/>
          <w:rFonts w:ascii="微软雅黑" w:hAnsi="微软雅黑" w:eastAsia="微软雅黑"/>
        </w:rPr>
        <w:t>API Portal</w:t>
      </w:r>
      <w:r>
        <w:fldChar w:fldCharType="end"/>
      </w:r>
    </w:p>
    <w:p w14:paraId="6B618FE5">
      <w:pPr>
        <w:pStyle w:val="14"/>
        <w:ind w:left="420" w:firstLine="0" w:firstLineChars="0"/>
        <w:rPr>
          <w:rFonts w:hint="eastAsia" w:ascii="微软雅黑" w:hAnsi="微软雅黑" w:eastAsia="微软雅黑"/>
          <w:color w:val="000000"/>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6236"/>
      </w:tblGrid>
      <w:tr w14:paraId="251B58E6">
        <w:tc>
          <w:tcPr>
            <w:tcW w:w="1556" w:type="dxa"/>
          </w:tcPr>
          <w:p w14:paraId="21B76A45">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6236" w:type="dxa"/>
          </w:tcPr>
          <w:p w14:paraId="73412452">
            <w:pPr>
              <w:pStyle w:val="14"/>
              <w:numPr>
                <w:ilvl w:val="0"/>
                <w:numId w:val="5"/>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（Order ID, 是上一步递交的订单采购接口返回的订单ID）</w:t>
            </w:r>
          </w:p>
        </w:tc>
      </w:tr>
      <w:tr w14:paraId="3DD05840">
        <w:tc>
          <w:tcPr>
            <w:tcW w:w="1556" w:type="dxa"/>
          </w:tcPr>
          <w:p w14:paraId="252E33D1">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6236" w:type="dxa"/>
          </w:tcPr>
          <w:p w14:paraId="2ADDE8C8">
            <w:pPr>
              <w:tabs>
                <w:tab w:val="left" w:pos="680"/>
              </w:tabs>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接口返回编码在=200情况下，获取如下字段值，其余接口返回编码均视为要么订单异常。</w:t>
            </w:r>
          </w:p>
          <w:p w14:paraId="278D5E03">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（这个是订单ID，用户后续订单状态和数据查询）</w:t>
            </w:r>
          </w:p>
          <w:p w14:paraId="755C6344">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orderDate</w:t>
            </w:r>
          </w:p>
          <w:p w14:paraId="74592129">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startDate</w:t>
            </w:r>
          </w:p>
          <w:p w14:paraId="1A5A0CAC">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endDate</w:t>
            </w:r>
          </w:p>
          <w:p w14:paraId="5F7F9DA9">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urbaStatus</w:t>
            </w:r>
            <w:r>
              <w:rPr>
                <w:rFonts w:hint="eastAsia" w:ascii="微软雅黑" w:hAnsi="微软雅黑" w:eastAsia="微软雅黑"/>
                <w:color w:val="000000"/>
                <w:sz w:val="20"/>
                <w:szCs w:val="20"/>
              </w:rPr>
              <w:t>（</w:t>
            </w:r>
            <w:r>
              <w:rPr>
                <w:rFonts w:ascii="微软雅黑" w:hAnsi="微软雅黑" w:eastAsia="微软雅黑"/>
                <w:color w:val="000000"/>
                <w:sz w:val="20"/>
                <w:szCs w:val="20"/>
              </w:rPr>
              <w:t>ready</w:t>
            </w:r>
            <w:r>
              <w:rPr>
                <w:rFonts w:hint="eastAsia" w:ascii="微软雅黑" w:hAnsi="微软雅黑" w:eastAsia="微软雅黑"/>
                <w:color w:val="000000"/>
                <w:sz w:val="20"/>
                <w:szCs w:val="20"/>
              </w:rPr>
              <w:t>，</w:t>
            </w:r>
            <w:r>
              <w:rPr>
                <w:rFonts w:ascii="微软雅黑" w:hAnsi="微软雅黑" w:eastAsia="微软雅黑"/>
                <w:color w:val="000000"/>
                <w:sz w:val="20"/>
                <w:szCs w:val="20"/>
              </w:rPr>
              <w:t>partially_ready</w:t>
            </w:r>
            <w:r>
              <w:rPr>
                <w:rFonts w:hint="eastAsia" w:ascii="微软雅黑" w:hAnsi="微软雅黑" w:eastAsia="微软雅黑"/>
                <w:color w:val="000000"/>
                <w:sz w:val="20"/>
                <w:szCs w:val="20"/>
              </w:rPr>
              <w:t>，</w:t>
            </w:r>
            <w:r>
              <w:rPr>
                <w:rFonts w:ascii="微软雅黑" w:hAnsi="微软雅黑" w:eastAsia="微软雅黑"/>
                <w:color w:val="000000"/>
                <w:sz w:val="20"/>
                <w:szCs w:val="20"/>
              </w:rPr>
              <w:t>in_progress</w:t>
            </w:r>
            <w:r>
              <w:rPr>
                <w:rFonts w:hint="eastAsia" w:ascii="微软雅黑" w:hAnsi="微软雅黑" w:eastAsia="微软雅黑"/>
                <w:color w:val="000000"/>
                <w:sz w:val="20"/>
                <w:szCs w:val="20"/>
              </w:rPr>
              <w:t>）</w:t>
            </w:r>
            <w:commentRangeStart w:id="12"/>
            <w:r>
              <w:rPr>
                <w:rFonts w:hint="eastAsia" w:ascii="微软雅黑" w:hAnsi="微软雅黑" w:eastAsia="微软雅黑"/>
                <w:color w:val="C00000"/>
                <w:sz w:val="20"/>
                <w:szCs w:val="20"/>
              </w:rPr>
              <w:t>只要判断urbaStatus=ready字段还是有其他字段，表示这个订单是已生效或过往生效的，且相关指标数据可用？</w:t>
            </w:r>
            <w:commentRangeEnd w:id="12"/>
            <w:r>
              <w:rPr>
                <w:rStyle w:val="13"/>
              </w:rPr>
              <w:commentReference w:id="12"/>
            </w:r>
          </w:p>
        </w:tc>
      </w:tr>
    </w:tbl>
    <w:p w14:paraId="465771EC">
      <w:pPr>
        <w:rPr>
          <w:rFonts w:hint="eastAsia" w:ascii="微软雅黑" w:hAnsi="微软雅黑" w:eastAsia="微软雅黑"/>
          <w:color w:val="000000"/>
        </w:rPr>
      </w:pPr>
      <w:r>
        <w:rPr>
          <w:rFonts w:hint="eastAsia" w:ascii="微软雅黑" w:hAnsi="微软雅黑" w:eastAsia="微软雅黑"/>
          <w:color w:val="000000"/>
        </w:rPr>
        <w:t>说明：据Coface反馈，在采购订单后一般需要等待6天以上时间，相关指标数据才准备完成，有些可能更长。</w:t>
      </w:r>
    </w:p>
    <w:p w14:paraId="0622D17D">
      <w:pPr>
        <w:rPr>
          <w:rFonts w:hint="eastAsia" w:ascii="微软雅黑" w:hAnsi="微软雅黑" w:eastAsia="微软雅黑"/>
          <w:color w:val="000000"/>
        </w:rPr>
      </w:pPr>
    </w:p>
    <w:p w14:paraId="49C13E87">
      <w:pPr>
        <w:pStyle w:val="14"/>
        <w:numPr>
          <w:ilvl w:val="2"/>
          <w:numId w:val="2"/>
        </w:numPr>
        <w:tabs>
          <w:tab w:val="left" w:pos="680"/>
        </w:tabs>
        <w:ind w:firstLineChars="0"/>
        <w:jc w:val="left"/>
        <w:outlineLvl w:val="2"/>
        <w:rPr>
          <w:rFonts w:hint="eastAsia" w:ascii="微软雅黑" w:hAnsi="微软雅黑" w:eastAsia="微软雅黑"/>
          <w:color w:val="000000"/>
        </w:rPr>
      </w:pPr>
      <w:r>
        <w:rPr>
          <w:rFonts w:hint="eastAsia" w:ascii="微软雅黑" w:hAnsi="微软雅黑" w:eastAsia="微软雅黑"/>
          <w:color w:val="000000"/>
        </w:rPr>
        <w:t>获取指标数据</w:t>
      </w:r>
      <w:r>
        <w:rPr>
          <w:rFonts w:ascii="微软雅黑" w:hAnsi="微软雅黑" w:eastAsia="微软雅黑"/>
          <w:color w:val="000000"/>
        </w:rPr>
        <w:t xml:space="preserve">GET URBA360 content  </w:t>
      </w:r>
    </w:p>
    <w:p w14:paraId="12D5FBF6">
      <w:pPr>
        <w:pStyle w:val="14"/>
        <w:rPr>
          <w:rFonts w:hint="eastAsia" w:ascii="微软雅黑" w:hAnsi="微软雅黑" w:eastAsia="微软雅黑"/>
          <w:color w:val="000000"/>
        </w:rPr>
      </w:pPr>
    </w:p>
    <w:p w14:paraId="6DF7E83E">
      <w:pPr>
        <w:rPr>
          <w:rFonts w:hint="eastAsia" w:ascii="微软雅黑" w:hAnsi="微软雅黑" w:eastAsia="微软雅黑"/>
          <w:color w:val="000000"/>
          <w:lang w:val="en-GB"/>
        </w:rPr>
      </w:pPr>
      <w:r>
        <w:rPr>
          <w:rFonts w:hint="eastAsia" w:ascii="微软雅黑" w:hAnsi="微软雅黑" w:eastAsia="微软雅黑"/>
          <w:color w:val="000000"/>
          <w:lang w:val="en-GB"/>
        </w:rPr>
        <w:t xml:space="preserve">       </w:t>
      </w:r>
      <w:r>
        <w:rPr>
          <w:rFonts w:ascii="微软雅黑" w:hAnsi="微软雅黑" w:eastAsia="微软雅黑"/>
          <w:color w:val="000000"/>
          <w:lang w:val="en-GB"/>
        </w:rPr>
        <w:t>Get all information related to an order on URBA360 for a company</w:t>
      </w:r>
    </w:p>
    <w:p w14:paraId="7BBCA471">
      <w:pPr>
        <w:rPr>
          <w:rFonts w:hint="eastAsia" w:ascii="微软雅黑" w:hAnsi="微软雅黑" w:eastAsia="微软雅黑"/>
          <w:color w:val="000000"/>
          <w:lang w:val="en-GB"/>
        </w:rPr>
      </w:pPr>
    </w:p>
    <w:p w14:paraId="173FE63B">
      <w:pPr>
        <w:pStyle w:val="14"/>
        <w:ind w:left="420" w:firstLine="0" w:firstLineChars="0"/>
        <w:rPr>
          <w:rFonts w:hint="eastAsia" w:ascii="微软雅黑" w:hAnsi="微软雅黑" w:eastAsia="微软雅黑"/>
          <w:color w:val="000000"/>
        </w:rPr>
      </w:pPr>
      <w:r>
        <w:rPr>
          <w:rFonts w:hint="eastAsia" w:ascii="微软雅黑" w:hAnsi="微软雅黑" w:eastAsia="微软雅黑"/>
          <w:color w:val="000000"/>
        </w:rPr>
        <w:t>接口地址：</w:t>
      </w:r>
      <w:r>
        <w:fldChar w:fldCharType="begin"/>
      </w:r>
      <w:r>
        <w:instrText xml:space="preserve">HYPERLINK "https://developers.coface.com/docs-technical?sw=swaggerDATAAPI.yaml&amp;swl=ICON%20Data%20API" \l "tag/Urba/operation/getUrbaContent"</w:instrText>
      </w:r>
      <w:r>
        <w:fldChar w:fldCharType="separate"/>
      </w:r>
      <w:r>
        <w:rPr>
          <w:rStyle w:val="12"/>
          <w:rFonts w:ascii="微软雅黑" w:hAnsi="微软雅黑" w:eastAsia="微软雅黑"/>
        </w:rPr>
        <w:t>API Portal</w:t>
      </w:r>
      <w:r>
        <w:fldChar w:fldCharType="end"/>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6236"/>
      </w:tblGrid>
      <w:tr w14:paraId="473B5592">
        <w:tc>
          <w:tcPr>
            <w:tcW w:w="1556" w:type="dxa"/>
          </w:tcPr>
          <w:p w14:paraId="22653BD1">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6236" w:type="dxa"/>
          </w:tcPr>
          <w:p w14:paraId="20B47D65">
            <w:pPr>
              <w:pStyle w:val="14"/>
              <w:numPr>
                <w:ilvl w:val="0"/>
                <w:numId w:val="5"/>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（Order ID, 递交的订单采购接口返回的订单ID）</w:t>
            </w:r>
          </w:p>
        </w:tc>
      </w:tr>
      <w:tr w14:paraId="5DA5CC6C">
        <w:tc>
          <w:tcPr>
            <w:tcW w:w="1556" w:type="dxa"/>
          </w:tcPr>
          <w:p w14:paraId="4A4E9FA0">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6236" w:type="dxa"/>
          </w:tcPr>
          <w:p w14:paraId="454E91F2">
            <w:pPr>
              <w:tabs>
                <w:tab w:val="left" w:pos="680"/>
              </w:tabs>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接口返回编码在=200情况下，获取如下字段值，其余接口返回编码均视为异常。</w:t>
            </w:r>
          </w:p>
          <w:p w14:paraId="4331DEDA">
            <w:pPr>
              <w:tabs>
                <w:tab w:val="left" w:pos="680"/>
              </w:tabs>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1797050" cy="266700"/>
                  <wp:effectExtent l="0" t="0" r="0" b="0"/>
                  <wp:docPr id="1029" name="图片 1"/>
                  <wp:cNvGraphicFramePr/>
                  <a:graphic xmlns:a="http://schemas.openxmlformats.org/drawingml/2006/main">
                    <a:graphicData uri="http://schemas.openxmlformats.org/drawingml/2006/picture">
                      <pic:pic xmlns:pic="http://schemas.openxmlformats.org/drawingml/2006/picture">
                        <pic:nvPicPr>
                          <pic:cNvPr id="1029" name="图片 1"/>
                          <pic:cNvPicPr/>
                        </pic:nvPicPr>
                        <pic:blipFill>
                          <a:blip r:embed="rId11" cstate="print"/>
                          <a:srcRect/>
                          <a:stretch>
                            <a:fillRect/>
                          </a:stretch>
                        </pic:blipFill>
                        <pic:spPr>
                          <a:xfrm>
                            <a:off x="0" y="0"/>
                            <a:ext cx="1797142" cy="266714"/>
                          </a:xfrm>
                          <a:prstGeom prst="rect">
                            <a:avLst/>
                          </a:prstGeom>
                        </pic:spPr>
                      </pic:pic>
                    </a:graphicData>
                  </a:graphic>
                </wp:inline>
              </w:drawing>
            </w:r>
          </w:p>
          <w:p w14:paraId="52A4B4D8">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1342390" cy="2314575"/>
                  <wp:effectExtent l="19050" t="19050" r="10160" b="9525"/>
                  <wp:docPr id="1030" name="图片 1"/>
                  <wp:cNvGraphicFramePr/>
                  <a:graphic xmlns:a="http://schemas.openxmlformats.org/drawingml/2006/main">
                    <a:graphicData uri="http://schemas.openxmlformats.org/drawingml/2006/picture">
                      <pic:pic xmlns:pic="http://schemas.openxmlformats.org/drawingml/2006/picture">
                        <pic:nvPicPr>
                          <pic:cNvPr id="1030" name="图片 1"/>
                          <pic:cNvPicPr/>
                        </pic:nvPicPr>
                        <pic:blipFill>
                          <a:blip r:embed="rId12" cstate="print"/>
                          <a:srcRect/>
                          <a:stretch>
                            <a:fillRect/>
                          </a:stretch>
                        </pic:blipFill>
                        <pic:spPr>
                          <a:xfrm>
                            <a:off x="0" y="0"/>
                            <a:ext cx="1342862" cy="2315020"/>
                          </a:xfrm>
                          <a:prstGeom prst="rect">
                            <a:avLst/>
                          </a:prstGeom>
                          <a:ln w="9525" cap="flat" cmpd="sng">
                            <a:solidFill>
                              <a:srgbClr val="000000"/>
                            </a:solidFill>
                            <a:prstDash val="solid"/>
                            <a:round/>
                          </a:ln>
                        </pic:spPr>
                      </pic:pic>
                    </a:graphicData>
                  </a:graphic>
                </wp:inline>
              </w:drawing>
            </w:r>
            <w:commentRangeStart w:id="13"/>
            <w:r>
              <w:rPr>
                <w:rFonts w:hint="eastAsia" w:ascii="微软雅黑" w:hAnsi="微软雅黑" w:eastAsia="微软雅黑"/>
                <w:color w:val="C00000"/>
                <w:sz w:val="20"/>
                <w:szCs w:val="20"/>
              </w:rPr>
              <w:t xml:space="preserve">返回参数还有productstatus </w:t>
            </w:r>
            <w:r>
              <w:rPr>
                <w:rFonts w:ascii="微软雅黑" w:hAnsi="微软雅黑" w:eastAsia="微软雅黑"/>
                <w:color w:val="C00000"/>
                <w:sz w:val="20"/>
                <w:szCs w:val="20"/>
              </w:rPr>
              <w:t>–</w:t>
            </w:r>
            <w:r>
              <w:rPr>
                <w:rFonts w:hint="eastAsia" w:ascii="微软雅黑" w:hAnsi="微软雅黑" w:eastAsia="微软雅黑"/>
                <w:color w:val="C00000"/>
                <w:sz w:val="20"/>
                <w:szCs w:val="20"/>
              </w:rPr>
              <w:t xml:space="preserve"> 如果取值，还需要判断每块指标组的status吗？</w:t>
            </w:r>
            <w:commentRangeEnd w:id="13"/>
            <w:r>
              <w:rPr>
                <w:rStyle w:val="13"/>
              </w:rPr>
              <w:commentReference w:id="13"/>
            </w:r>
          </w:p>
          <w:p w14:paraId="52681681">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1593215" cy="3002915"/>
                  <wp:effectExtent l="19050" t="19050" r="26035" b="26035"/>
                  <wp:docPr id="1031" name="图片 1"/>
                  <wp:cNvGraphicFramePr/>
                  <a:graphic xmlns:a="http://schemas.openxmlformats.org/drawingml/2006/main">
                    <a:graphicData uri="http://schemas.openxmlformats.org/drawingml/2006/picture">
                      <pic:pic xmlns:pic="http://schemas.openxmlformats.org/drawingml/2006/picture">
                        <pic:nvPicPr>
                          <pic:cNvPr id="1031" name="图片 1"/>
                          <pic:cNvPicPr/>
                        </pic:nvPicPr>
                        <pic:blipFill>
                          <a:blip r:embed="rId13" cstate="print"/>
                          <a:srcRect/>
                          <a:stretch>
                            <a:fillRect/>
                          </a:stretch>
                        </pic:blipFill>
                        <pic:spPr>
                          <a:xfrm>
                            <a:off x="0" y="0"/>
                            <a:ext cx="1593669" cy="3002979"/>
                          </a:xfrm>
                          <a:prstGeom prst="rect">
                            <a:avLst/>
                          </a:prstGeom>
                          <a:ln w="9525" cap="flat" cmpd="sng">
                            <a:solidFill>
                              <a:srgbClr val="000000"/>
                            </a:solidFill>
                            <a:prstDash val="solid"/>
                            <a:round/>
                          </a:ln>
                        </pic:spPr>
                      </pic:pic>
                    </a:graphicData>
                  </a:graphic>
                </wp:inline>
              </w:drawing>
            </w:r>
            <w:r>
              <w:rPr>
                <w:rFonts w:hint="eastAsia" w:ascii="微软雅黑" w:hAnsi="微软雅黑" w:eastAsia="微软雅黑"/>
                <w:color w:val="C00000"/>
                <w:sz w:val="20"/>
                <w:szCs w:val="20"/>
              </w:rPr>
              <w:t>要取debotRiskValue科法斯评级指标，这里可能有多条记录，取</w:t>
            </w:r>
            <w:commentRangeStart w:id="14"/>
            <w:r>
              <w:rPr>
                <w:rFonts w:hint="eastAsia" w:ascii="微软雅黑" w:hAnsi="微软雅黑" w:eastAsia="微软雅黑"/>
                <w:color w:val="C00000"/>
                <w:sz w:val="20"/>
                <w:szCs w:val="20"/>
              </w:rPr>
              <w:t>isCurrent=true或者newUpdate=true情况下是最新评级数据，其他指标同理？</w:t>
            </w:r>
            <w:commentRangeEnd w:id="14"/>
            <w:r>
              <w:rPr>
                <w:rStyle w:val="13"/>
              </w:rPr>
              <w:commentReference w:id="14"/>
            </w:r>
          </w:p>
          <w:p w14:paraId="4F7643B7">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C00000"/>
                <w:sz w:val="20"/>
                <w:szCs w:val="20"/>
              </w:rPr>
              <w:t>debotRiskValue枚举值1-10，</w:t>
            </w:r>
            <w:commentRangeStart w:id="15"/>
            <w:r>
              <w:rPr>
                <w:rFonts w:hint="eastAsia" w:ascii="微软雅黑" w:hAnsi="微软雅黑" w:eastAsia="微软雅黑"/>
                <w:color w:val="C00000"/>
                <w:sz w:val="20"/>
                <w:szCs w:val="20"/>
              </w:rPr>
              <w:t>网站上哪里有解释？</w:t>
            </w:r>
            <w:commentRangeEnd w:id="15"/>
            <w:r>
              <w:rPr>
                <w:rStyle w:val="13"/>
              </w:rPr>
              <w:commentReference w:id="15"/>
            </w:r>
          </w:p>
          <w:p w14:paraId="72CF3DCA">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1606550" cy="2330450"/>
                  <wp:effectExtent l="19050" t="19050" r="12700" b="12700"/>
                  <wp:docPr id="1032" name="图片 1"/>
                  <wp:cNvGraphicFramePr/>
                  <a:graphic xmlns:a="http://schemas.openxmlformats.org/drawingml/2006/main">
                    <a:graphicData uri="http://schemas.openxmlformats.org/drawingml/2006/picture">
                      <pic:pic xmlns:pic="http://schemas.openxmlformats.org/drawingml/2006/picture">
                        <pic:nvPicPr>
                          <pic:cNvPr id="1032" name="图片 1"/>
                          <pic:cNvPicPr/>
                        </pic:nvPicPr>
                        <pic:blipFill>
                          <a:blip r:embed="rId14" cstate="print"/>
                          <a:srcRect/>
                          <a:stretch>
                            <a:fillRect/>
                          </a:stretch>
                        </pic:blipFill>
                        <pic:spPr>
                          <a:xfrm>
                            <a:off x="0" y="0"/>
                            <a:ext cx="1606633" cy="2330570"/>
                          </a:xfrm>
                          <a:prstGeom prst="rect">
                            <a:avLst/>
                          </a:prstGeom>
                          <a:ln w="9525" cap="flat" cmpd="sng">
                            <a:solidFill>
                              <a:srgbClr val="000000"/>
                            </a:solidFill>
                            <a:prstDash val="solid"/>
                            <a:round/>
                          </a:ln>
                        </pic:spPr>
                      </pic:pic>
                    </a:graphicData>
                  </a:graphic>
                </wp:inline>
              </w:drawing>
            </w:r>
            <w:r>
              <w:rPr>
                <w:rFonts w:hint="eastAsia" w:ascii="微软雅黑" w:hAnsi="微软雅黑" w:eastAsia="微软雅黑"/>
                <w:color w:val="C00000"/>
                <w:sz w:val="20"/>
                <w:szCs w:val="20"/>
              </w:rPr>
              <w:t>迟付指数指标：取</w:t>
            </w:r>
            <w:commentRangeStart w:id="16"/>
            <w:r>
              <w:rPr>
                <w:rFonts w:hint="eastAsia" w:ascii="微软雅黑" w:hAnsi="微软雅黑" w:eastAsia="微软雅黑"/>
                <w:color w:val="C00000"/>
                <w:sz w:val="20"/>
                <w:szCs w:val="20"/>
              </w:rPr>
              <w:t>newUpdate=true情况下，是最新latePaymentIndex.value值，那个value值是数字，是采用小时来表达百分比%形式吗？</w:t>
            </w:r>
            <w:commentRangeEnd w:id="16"/>
            <w:r>
              <w:rPr>
                <w:rStyle w:val="13"/>
              </w:rPr>
              <w:commentReference w:id="16"/>
            </w:r>
            <w:r>
              <w:rPr>
                <w:rFonts w:hint="eastAsia" w:ascii="微软雅黑" w:hAnsi="微软雅黑" w:eastAsia="微软雅黑"/>
                <w:color w:val="C00000"/>
                <w:sz w:val="20"/>
                <w:szCs w:val="20"/>
              </w:rPr>
              <w:t>比如value=0.10指10%？</w:t>
            </w:r>
          </w:p>
          <w:p w14:paraId="61E29F5C">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国家和行业风险指标</w:t>
            </w:r>
            <w:r>
              <w:rPr>
                <w:rFonts w:hint="eastAsia" w:ascii="微软雅黑" w:hAnsi="微软雅黑" w:eastAsia="微软雅黑"/>
                <w:color w:val="C00000"/>
                <w:sz w:val="20"/>
                <w:szCs w:val="20"/>
              </w:rPr>
              <w:t>：</w:t>
            </w:r>
            <w:r>
              <w:rPr>
                <w:rFonts w:ascii="微软雅黑" w:hAnsi="微软雅黑" w:eastAsia="微软雅黑"/>
                <w:color w:val="000000"/>
              </w:rPr>
              <w:t>countryRiskAssessment</w:t>
            </w:r>
            <w:r>
              <w:rPr>
                <w:rFonts w:hint="eastAsia" w:ascii="微软雅黑" w:hAnsi="微软雅黑" w:eastAsia="微软雅黑"/>
                <w:color w:val="000000"/>
              </w:rPr>
              <w:t>.</w:t>
            </w:r>
            <w:r>
              <w:rPr>
                <w:rFonts w:ascii="微软雅黑" w:hAnsi="微软雅黑" w:eastAsia="微软雅黑"/>
                <w:color w:val="000000"/>
              </w:rPr>
              <w:t>countryRiskValue</w:t>
            </w:r>
            <w:r>
              <w:rPr>
                <w:rFonts w:hint="eastAsia" w:ascii="微软雅黑" w:hAnsi="微软雅黑" w:eastAsia="微软雅黑"/>
                <w:color w:val="000000"/>
              </w:rPr>
              <w:t>，</w:t>
            </w:r>
            <w:r>
              <w:rPr>
                <w:rFonts w:ascii="微软雅黑" w:hAnsi="微软雅黑" w:eastAsia="微软雅黑"/>
                <w:color w:val="000000"/>
              </w:rPr>
              <w:t>sectorRiskAssessment</w:t>
            </w:r>
            <w:r>
              <w:rPr>
                <w:rFonts w:hint="eastAsia" w:ascii="微软雅黑" w:hAnsi="微软雅黑" w:eastAsia="微软雅黑"/>
                <w:color w:val="000000"/>
              </w:rPr>
              <w:t>.</w:t>
            </w:r>
            <w:r>
              <w:rPr>
                <w:rFonts w:ascii="微软雅黑" w:hAnsi="微软雅黑" w:eastAsia="微软雅黑"/>
                <w:color w:val="000000"/>
              </w:rPr>
              <w:t xml:space="preserve"> countryRiskValue</w:t>
            </w:r>
            <w:commentRangeStart w:id="17"/>
            <w:r>
              <w:rPr>
                <w:rFonts w:hint="eastAsia" w:ascii="微软雅黑" w:hAnsi="微软雅黑" w:eastAsia="微软雅黑"/>
                <w:color w:val="C00000"/>
                <w:sz w:val="20"/>
                <w:szCs w:val="20"/>
              </w:rPr>
              <w:t xml:space="preserve"> 都是文本值，数据字典在网上链接哪里（或统一一个网站解释主数据、参考数据和数据字典）？</w:t>
            </w:r>
            <w:commentRangeEnd w:id="17"/>
            <w:r>
              <w:rPr>
                <w:rStyle w:val="13"/>
              </w:rPr>
              <w:commentReference w:id="17"/>
            </w:r>
          </w:p>
          <w:p w14:paraId="7AA66CB8">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rPr>
              <w:t>行业属性指标：</w:t>
            </w:r>
            <w:r>
              <w:rPr>
                <w:rFonts w:ascii="微软雅黑" w:hAnsi="微软雅黑" w:eastAsia="微软雅黑"/>
                <w:color w:val="000000"/>
              </w:rPr>
              <w:t>naceCodes</w:t>
            </w:r>
            <w:r>
              <w:rPr>
                <w:rFonts w:hint="eastAsia" w:ascii="微软雅黑" w:hAnsi="微软雅黑" w:eastAsia="微软雅黑"/>
                <w:color w:val="000000"/>
              </w:rPr>
              <w:t>，</w:t>
            </w:r>
            <w:commentRangeStart w:id="18"/>
            <w:r>
              <w:rPr>
                <w:rFonts w:hint="eastAsia" w:ascii="微软雅黑" w:hAnsi="微软雅黑" w:eastAsia="微软雅黑"/>
                <w:color w:val="C00000"/>
                <w:sz w:val="20"/>
                <w:szCs w:val="20"/>
              </w:rPr>
              <w:t>都是文本值，数据字典在网上链接哪里？</w:t>
            </w:r>
            <w:commentRangeEnd w:id="18"/>
            <w:r>
              <w:rPr>
                <w:rStyle w:val="13"/>
              </w:rPr>
              <w:commentReference w:id="18"/>
            </w:r>
          </w:p>
        </w:tc>
      </w:tr>
    </w:tbl>
    <w:p w14:paraId="076D9ABD">
      <w:pPr>
        <w:tabs>
          <w:tab w:val="left" w:pos="680"/>
        </w:tabs>
        <w:jc w:val="left"/>
        <w:rPr>
          <w:rFonts w:hint="eastAsia" w:ascii="微软雅黑" w:hAnsi="微软雅黑" w:eastAsia="微软雅黑"/>
          <w:color w:val="000000"/>
        </w:rPr>
      </w:pPr>
    </w:p>
    <w:p w14:paraId="074141EB">
      <w:pPr>
        <w:jc w:val="left"/>
        <w:rPr>
          <w:rFonts w:hint="eastAsia" w:ascii="微软雅黑" w:hAnsi="微软雅黑" w:eastAsia="微软雅黑"/>
          <w:color w:val="C00000"/>
        </w:rPr>
      </w:pPr>
    </w:p>
    <w:p w14:paraId="6F73704B">
      <w:pPr>
        <w:jc w:val="left"/>
        <w:rPr>
          <w:rFonts w:hint="eastAsia" w:ascii="微软雅黑" w:hAnsi="微软雅黑" w:eastAsia="微软雅黑"/>
          <w:color w:val="C00000"/>
        </w:rPr>
      </w:pPr>
      <w:r>
        <w:rPr>
          <w:rFonts w:hint="eastAsia" w:ascii="微软雅黑" w:hAnsi="微软雅黑" w:eastAsia="微软雅黑"/>
          <w:color w:val="C00000"/>
        </w:rPr>
        <w:t>接口返回200代码时，需要取4个客户财务财务指标</w:t>
      </w:r>
      <w:r>
        <w:rPr>
          <w:rFonts w:ascii="微软雅黑" w:hAnsi="微软雅黑" w:eastAsia="微软雅黑"/>
          <w:color w:val="C00000"/>
        </w:rPr>
        <w:t>–financials</w:t>
      </w:r>
      <w:r>
        <w:rPr>
          <w:rFonts w:hint="eastAsia" w:ascii="微软雅黑" w:hAnsi="微软雅黑" w:eastAsia="微软雅黑"/>
          <w:color w:val="C00000"/>
        </w:rPr>
        <w:t>/balance sheet或ratio（含4个指标：净资产/资产负债率/流动比率/净利润率</w:t>
      </w:r>
      <w:r>
        <w:rPr>
          <w:rFonts w:ascii="微软雅黑" w:hAnsi="微软雅黑" w:eastAsia="微软雅黑"/>
          <w:color w:val="C00000"/>
        </w:rPr>
        <w:t>）</w:t>
      </w:r>
      <w:r>
        <w:rPr>
          <w:rFonts w:hint="eastAsia" w:ascii="微软雅黑" w:hAnsi="微软雅黑" w:eastAsia="微软雅黑"/>
          <w:color w:val="C00000"/>
        </w:rPr>
        <w:t>，在线接口说明文档没有定义财务科目的关键字说明、货币单位、金额的精度等，请给出这4个财务指标的接口返回取数逻辑，涵盖如何不同国家的财务科目还有偏差如何取，并给出</w:t>
      </w:r>
      <w:commentRangeStart w:id="19"/>
      <w:r>
        <w:rPr>
          <w:rFonts w:hint="eastAsia" w:ascii="微软雅黑" w:hAnsi="微软雅黑" w:eastAsia="微软雅黑"/>
          <w:color w:val="C00000"/>
        </w:rPr>
        <w:t>金额小数精度</w:t>
      </w:r>
      <w:commentRangeEnd w:id="19"/>
      <w:r>
        <w:rPr>
          <w:rStyle w:val="13"/>
        </w:rPr>
        <w:commentReference w:id="19"/>
      </w:r>
      <w:r>
        <w:rPr>
          <w:rFonts w:hint="eastAsia" w:ascii="微软雅黑" w:hAnsi="微软雅黑" w:eastAsia="微软雅黑"/>
          <w:color w:val="C00000"/>
        </w:rPr>
        <w:t>、货币单位（希望是USD）等说明（以下在4月中反馈内容，需要结合接口返回字段给出取数逻辑，还要是最新一条记录的数据）？</w:t>
      </w:r>
    </w:p>
    <w:p w14:paraId="07261947">
      <w:pPr>
        <w:jc w:val="left"/>
        <w:rPr>
          <w:rFonts w:hint="eastAsia" w:ascii="微软雅黑" w:hAnsi="微软雅黑" w:eastAsia="微软雅黑"/>
          <w:color w:val="C00000"/>
        </w:rPr>
      </w:pPr>
    </w:p>
    <w:p w14:paraId="40622DAB">
      <w:pPr>
        <w:jc w:val="left"/>
        <w:rPr>
          <w:rFonts w:hint="eastAsia" w:ascii="微软雅黑" w:hAnsi="微软雅黑" w:eastAsia="微软雅黑"/>
          <w:color w:val="C00000"/>
        </w:rPr>
      </w:pPr>
    </w:p>
    <w:p w14:paraId="4A13F6F9">
      <w:pPr>
        <w:jc w:val="left"/>
        <w:rPr>
          <w:rFonts w:hint="eastAsia" w:ascii="微软雅黑" w:hAnsi="微软雅黑" w:eastAsia="微软雅黑"/>
          <w:color w:val="385623"/>
        </w:rPr>
      </w:pPr>
      <w:r>
        <w:rPr>
          <w:rFonts w:hint="eastAsia" w:ascii="微软雅黑" w:hAnsi="微软雅黑" w:eastAsia="微软雅黑"/>
          <w:color w:val="385623"/>
        </w:rPr>
        <w:t>金额类型为number，4位小数，财务的货币单位可以Coface后台配置为USD，每个财务指标indicator（不是ratio）有9个元素，</w:t>
      </w:r>
    </w:p>
    <w:p w14:paraId="2D9043AC">
      <w:pPr>
        <w:jc w:val="left"/>
        <w:rPr>
          <w:rFonts w:hint="eastAsia" w:ascii="微软雅黑" w:hAnsi="微软雅黑" w:eastAsia="微软雅黑"/>
          <w:color w:val="385623"/>
        </w:rPr>
      </w:pPr>
      <w:r>
        <w:rPr>
          <w:rFonts w:ascii="微软雅黑" w:hAnsi="微软雅黑" w:eastAsia="微软雅黑"/>
          <w:color w:val="C00000"/>
        </w:rPr>
        <w:drawing>
          <wp:inline distT="0" distB="0" distL="0" distR="0">
            <wp:extent cx="1809750" cy="1701800"/>
            <wp:effectExtent l="0" t="0" r="0" b="0"/>
            <wp:docPr id="1033" name="Picture 5" descr="Image"/>
            <wp:cNvGraphicFramePr/>
            <a:graphic xmlns:a="http://schemas.openxmlformats.org/drawingml/2006/main">
              <a:graphicData uri="http://schemas.openxmlformats.org/drawingml/2006/picture">
                <pic:pic xmlns:pic="http://schemas.openxmlformats.org/drawingml/2006/picture">
                  <pic:nvPicPr>
                    <pic:cNvPr id="1033" name="Picture 5" descr="Image"/>
                    <pic:cNvPicPr/>
                  </pic:nvPicPr>
                  <pic:blipFill>
                    <a:blip r:embed="rId15" cstate="print"/>
                    <a:srcRect/>
                    <a:stretch>
                      <a:fillRect/>
                    </a:stretch>
                  </pic:blipFill>
                  <pic:spPr>
                    <a:xfrm>
                      <a:off x="0" y="0"/>
                      <a:ext cx="1809750" cy="1701800"/>
                    </a:xfrm>
                    <a:prstGeom prst="rect">
                      <a:avLst/>
                    </a:prstGeom>
                    <a:ln>
                      <a:noFill/>
                    </a:ln>
                  </pic:spPr>
                </pic:pic>
              </a:graphicData>
            </a:graphic>
          </wp:inline>
        </w:drawing>
      </w:r>
      <w:r>
        <w:rPr>
          <w:rFonts w:hint="eastAsia" w:ascii="微软雅黑" w:hAnsi="微软雅黑" w:eastAsia="微软雅黑"/>
          <w:color w:val="385623"/>
        </w:rPr>
        <w:t>如图从上到下依次为type，date,fromDate,toDate,fromAmount,currency,dimension，measure，labelType。</w:t>
      </w:r>
    </w:p>
    <w:p w14:paraId="2EE94755">
      <w:pPr>
        <w:jc w:val="left"/>
        <w:rPr>
          <w:rFonts w:hint="eastAsia" w:ascii="微软雅黑" w:hAnsi="微软雅黑" w:eastAsia="微软雅黑"/>
          <w:color w:val="385623"/>
        </w:rPr>
      </w:pPr>
      <w:r>
        <w:rPr>
          <w:rFonts w:hint="eastAsia" w:ascii="微软雅黑" w:hAnsi="微软雅黑" w:eastAsia="微软雅黑"/>
          <w:color w:val="385623"/>
        </w:rPr>
        <w:t>type.name在不同国家的名称有差异，待科法斯进一步明确。</w:t>
      </w:r>
    </w:p>
    <w:p w14:paraId="750DC0FE">
      <w:pPr>
        <w:jc w:val="left"/>
        <w:rPr>
          <w:rFonts w:hint="eastAsia" w:ascii="微软雅黑" w:hAnsi="微软雅黑" w:eastAsia="微软雅黑"/>
          <w:color w:val="385623"/>
        </w:rPr>
      </w:pPr>
      <w:r>
        <w:rPr>
          <w:rFonts w:hint="eastAsia" w:ascii="微软雅黑" w:hAnsi="微软雅黑" w:eastAsia="微软雅黑"/>
          <w:color w:val="385623"/>
        </w:rPr>
        <w:t>currency可以统一后台配置</w:t>
      </w:r>
    </w:p>
    <w:p w14:paraId="119CEBD3">
      <w:pPr>
        <w:jc w:val="left"/>
        <w:rPr>
          <w:rFonts w:hint="eastAsia" w:ascii="微软雅黑" w:hAnsi="微软雅黑" w:eastAsia="微软雅黑"/>
          <w:color w:val="385623"/>
        </w:rPr>
      </w:pPr>
      <w:r>
        <w:rPr>
          <w:rFonts w:hint="eastAsia" w:ascii="微软雅黑" w:hAnsi="微软雅黑" w:eastAsia="微软雅黑"/>
          <w:color w:val="385623"/>
        </w:rPr>
        <w:t>toDate和fromDate可以理解为财务数据统计周期的起止日期，统一格式为string，字符长度8位</w:t>
      </w:r>
    </w:p>
    <w:p w14:paraId="23CC263A">
      <w:pPr>
        <w:jc w:val="left"/>
        <w:rPr>
          <w:rFonts w:hint="eastAsia" w:ascii="微软雅黑" w:hAnsi="微软雅黑" w:eastAsia="微软雅黑"/>
          <w:color w:val="385623"/>
        </w:rPr>
      </w:pPr>
      <w:r>
        <w:rPr>
          <w:rFonts w:hint="eastAsia" w:ascii="微软雅黑" w:hAnsi="微软雅黑" w:eastAsia="微软雅黑"/>
          <w:color w:val="385623"/>
        </w:rPr>
        <w:t>dimension是数据单位，取值范围是</w:t>
      </w:r>
    </w:p>
    <w:tbl>
      <w:tblPr>
        <w:tblStyle w:val="8"/>
        <w:tblW w:w="1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195"/>
      </w:tblGrid>
      <w:tr w14:paraId="6405135E">
        <w:trPr>
          <w:trHeight w:val="290" w:hRule="atLeast"/>
        </w:trPr>
        <w:tc>
          <w:tcPr>
            <w:tcW w:w="620" w:type="dxa"/>
            <w:shd w:val="clear" w:color="000000" w:fill="D9E1F2"/>
            <w:noWrap/>
            <w:vAlign w:val="bottom"/>
          </w:tcPr>
          <w:p w14:paraId="787CE7C3">
            <w:pPr>
              <w:widowControl/>
              <w:jc w:val="left"/>
              <w:rPr>
                <w:rFonts w:ascii="Calibri" w:hAnsi="Calibri" w:eastAsia="Times New Roman" w:cs="Calibri"/>
                <w:b/>
                <w:bCs/>
                <w:color w:val="000000"/>
                <w:kern w:val="0"/>
                <w:sz w:val="22"/>
              </w:rPr>
            </w:pPr>
            <w:r>
              <w:rPr>
                <w:rFonts w:hint="eastAsia" w:ascii="宋体" w:hAnsi="宋体" w:cs="Calibri"/>
                <w:b/>
                <w:bCs/>
                <w:color w:val="000000"/>
                <w:kern w:val="0"/>
                <w:sz w:val="22"/>
              </w:rPr>
              <w:t>Value</w:t>
            </w:r>
          </w:p>
        </w:tc>
        <w:tc>
          <w:tcPr>
            <w:tcW w:w="980" w:type="dxa"/>
            <w:shd w:val="clear" w:color="000000" w:fill="D9E1F2"/>
            <w:noWrap/>
            <w:vAlign w:val="bottom"/>
          </w:tcPr>
          <w:p w14:paraId="6AD40D09">
            <w:pPr>
              <w:widowControl/>
              <w:jc w:val="left"/>
              <w:rPr>
                <w:rFonts w:ascii="Calibri" w:hAnsi="Calibri" w:cs="Calibri"/>
                <w:b/>
                <w:bCs/>
                <w:color w:val="000000"/>
                <w:kern w:val="0"/>
                <w:sz w:val="22"/>
              </w:rPr>
            </w:pPr>
            <w:r>
              <w:rPr>
                <w:rFonts w:hint="eastAsia" w:ascii="Calibri" w:hAnsi="Calibri" w:cs="Calibri"/>
                <w:b/>
                <w:bCs/>
                <w:color w:val="000000"/>
                <w:kern w:val="0"/>
                <w:sz w:val="22"/>
              </w:rPr>
              <w:t>Name</w:t>
            </w:r>
          </w:p>
        </w:tc>
      </w:tr>
      <w:tr w14:paraId="3C4A4C4A">
        <w:trPr>
          <w:trHeight w:val="255" w:hRule="atLeast"/>
        </w:trPr>
        <w:tc>
          <w:tcPr>
            <w:tcW w:w="620" w:type="dxa"/>
            <w:noWrap/>
            <w:vAlign w:val="bottom"/>
          </w:tcPr>
          <w:p w14:paraId="31C4FC27">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0</w:t>
            </w:r>
          </w:p>
        </w:tc>
        <w:tc>
          <w:tcPr>
            <w:tcW w:w="980" w:type="dxa"/>
            <w:noWrap/>
            <w:vAlign w:val="bottom"/>
          </w:tcPr>
          <w:p w14:paraId="6D0A396F">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Blank</w:t>
            </w:r>
          </w:p>
        </w:tc>
      </w:tr>
      <w:tr w14:paraId="0FD6D4B7">
        <w:trPr>
          <w:trHeight w:val="255" w:hRule="atLeast"/>
        </w:trPr>
        <w:tc>
          <w:tcPr>
            <w:tcW w:w="620" w:type="dxa"/>
            <w:noWrap/>
            <w:vAlign w:val="bottom"/>
          </w:tcPr>
          <w:p w14:paraId="095D7B31">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1</w:t>
            </w:r>
          </w:p>
        </w:tc>
        <w:tc>
          <w:tcPr>
            <w:tcW w:w="980" w:type="dxa"/>
            <w:noWrap/>
            <w:vAlign w:val="bottom"/>
          </w:tcPr>
          <w:p w14:paraId="624BC524">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Thousand</w:t>
            </w:r>
          </w:p>
        </w:tc>
      </w:tr>
      <w:tr w14:paraId="2D93F02B">
        <w:trPr>
          <w:trHeight w:val="255" w:hRule="atLeast"/>
        </w:trPr>
        <w:tc>
          <w:tcPr>
            <w:tcW w:w="620" w:type="dxa"/>
            <w:noWrap/>
            <w:vAlign w:val="bottom"/>
          </w:tcPr>
          <w:p w14:paraId="3FAB33C4">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2</w:t>
            </w:r>
          </w:p>
        </w:tc>
        <w:tc>
          <w:tcPr>
            <w:tcW w:w="980" w:type="dxa"/>
            <w:noWrap/>
            <w:vAlign w:val="bottom"/>
          </w:tcPr>
          <w:p w14:paraId="25EDC464">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Million</w:t>
            </w:r>
          </w:p>
        </w:tc>
      </w:tr>
      <w:tr w14:paraId="4F035014">
        <w:trPr>
          <w:trHeight w:val="255" w:hRule="atLeast"/>
        </w:trPr>
        <w:tc>
          <w:tcPr>
            <w:tcW w:w="620" w:type="dxa"/>
            <w:noWrap/>
            <w:vAlign w:val="bottom"/>
          </w:tcPr>
          <w:p w14:paraId="1F71722C">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3</w:t>
            </w:r>
          </w:p>
        </w:tc>
        <w:tc>
          <w:tcPr>
            <w:tcW w:w="980" w:type="dxa"/>
            <w:noWrap/>
            <w:vAlign w:val="bottom"/>
          </w:tcPr>
          <w:p w14:paraId="5E35BF93">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Billion</w:t>
            </w:r>
          </w:p>
        </w:tc>
      </w:tr>
      <w:tr w14:paraId="1EC180DA">
        <w:trPr>
          <w:trHeight w:val="255" w:hRule="atLeast"/>
        </w:trPr>
        <w:tc>
          <w:tcPr>
            <w:tcW w:w="620" w:type="dxa"/>
            <w:noWrap/>
            <w:vAlign w:val="bottom"/>
          </w:tcPr>
          <w:p w14:paraId="4D23FBC3">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4</w:t>
            </w:r>
          </w:p>
        </w:tc>
        <w:tc>
          <w:tcPr>
            <w:tcW w:w="980" w:type="dxa"/>
            <w:noWrap/>
            <w:vAlign w:val="bottom"/>
          </w:tcPr>
          <w:p w14:paraId="787E4246">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Percent</w:t>
            </w:r>
          </w:p>
        </w:tc>
      </w:tr>
    </w:tbl>
    <w:p w14:paraId="4C027E46">
      <w:pPr>
        <w:jc w:val="left"/>
        <w:rPr>
          <w:rFonts w:hint="eastAsia" w:ascii="微软雅黑" w:hAnsi="微软雅黑" w:eastAsia="微软雅黑"/>
          <w:color w:val="385623"/>
        </w:rPr>
      </w:pPr>
    </w:p>
    <w:p w14:paraId="1280E44B">
      <w:pPr>
        <w:jc w:val="left"/>
        <w:rPr>
          <w:rFonts w:hint="eastAsia" w:ascii="微软雅黑" w:hAnsi="微软雅黑" w:eastAsia="微软雅黑"/>
          <w:color w:val="C00000"/>
        </w:rPr>
      </w:pPr>
      <w:r>
        <w:rPr>
          <w:rFonts w:ascii="微软雅黑" w:hAnsi="微软雅黑" w:eastAsia="微软雅黑"/>
          <w:color w:val="C00000"/>
        </w:rPr>
        <w:t>Measur</w:t>
      </w:r>
      <w:r>
        <w:rPr>
          <w:rFonts w:hint="eastAsia" w:ascii="微软雅黑" w:hAnsi="微软雅黑" w:eastAsia="微软雅黑"/>
          <w:color w:val="C00000"/>
        </w:rPr>
        <w:t>e是统计周期，取值范围如下</w:t>
      </w:r>
    </w:p>
    <w:tbl>
      <w:tblPr>
        <w:tblStyle w:val="8"/>
        <w:tblW w:w="3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2768"/>
      </w:tblGrid>
      <w:tr w14:paraId="785C4751">
        <w:trPr>
          <w:trHeight w:val="290" w:hRule="atLeast"/>
        </w:trPr>
        <w:tc>
          <w:tcPr>
            <w:tcW w:w="771" w:type="dxa"/>
            <w:shd w:val="clear" w:color="000000" w:fill="D9E1F2"/>
            <w:noWrap/>
            <w:vAlign w:val="bottom"/>
          </w:tcPr>
          <w:p w14:paraId="48C6E044">
            <w:pPr>
              <w:widowControl/>
              <w:jc w:val="left"/>
              <w:rPr>
                <w:rFonts w:ascii="Calibri" w:hAnsi="Calibri" w:eastAsia="Times New Roman" w:cs="Calibri"/>
                <w:b/>
                <w:bCs/>
                <w:color w:val="000000"/>
                <w:kern w:val="0"/>
                <w:sz w:val="22"/>
              </w:rPr>
            </w:pPr>
            <w:r>
              <w:rPr>
                <w:rFonts w:hint="eastAsia" w:ascii="宋体" w:hAnsi="宋体" w:cs="Calibri"/>
                <w:b/>
                <w:bCs/>
                <w:color w:val="000000"/>
                <w:kern w:val="0"/>
                <w:sz w:val="22"/>
              </w:rPr>
              <w:t>Value</w:t>
            </w:r>
          </w:p>
        </w:tc>
        <w:tc>
          <w:tcPr>
            <w:tcW w:w="2768" w:type="dxa"/>
            <w:shd w:val="clear" w:color="000000" w:fill="D9E1F2"/>
            <w:noWrap/>
            <w:vAlign w:val="bottom"/>
          </w:tcPr>
          <w:p w14:paraId="10967D94">
            <w:pPr>
              <w:widowControl/>
              <w:jc w:val="left"/>
              <w:rPr>
                <w:rFonts w:ascii="Calibri" w:hAnsi="Calibri" w:eastAsia="Times New Roman" w:cs="Calibri"/>
                <w:b/>
                <w:bCs/>
                <w:color w:val="000000"/>
                <w:kern w:val="0"/>
                <w:sz w:val="22"/>
              </w:rPr>
            </w:pPr>
            <w:r>
              <w:rPr>
                <w:rFonts w:hint="eastAsia" w:ascii="宋体" w:hAnsi="宋体" w:cs="Calibri"/>
                <w:b/>
                <w:bCs/>
                <w:color w:val="000000"/>
                <w:kern w:val="0"/>
                <w:sz w:val="22"/>
              </w:rPr>
              <w:t>Name</w:t>
            </w:r>
          </w:p>
        </w:tc>
      </w:tr>
      <w:tr w14:paraId="6277C6C6">
        <w:trPr>
          <w:trHeight w:val="255" w:hRule="atLeast"/>
        </w:trPr>
        <w:tc>
          <w:tcPr>
            <w:tcW w:w="771" w:type="dxa"/>
            <w:noWrap/>
            <w:vAlign w:val="bottom"/>
          </w:tcPr>
          <w:p w14:paraId="0728E33E">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1</w:t>
            </w:r>
          </w:p>
        </w:tc>
        <w:tc>
          <w:tcPr>
            <w:tcW w:w="2768" w:type="dxa"/>
            <w:noWrap/>
            <w:vAlign w:val="bottom"/>
          </w:tcPr>
          <w:p w14:paraId="46A27BE4">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approximately</w:t>
            </w:r>
          </w:p>
        </w:tc>
      </w:tr>
      <w:tr w14:paraId="29D639A6">
        <w:trPr>
          <w:trHeight w:val="255" w:hRule="atLeast"/>
        </w:trPr>
        <w:tc>
          <w:tcPr>
            <w:tcW w:w="771" w:type="dxa"/>
            <w:noWrap/>
            <w:vAlign w:val="bottom"/>
          </w:tcPr>
          <w:p w14:paraId="281177D1">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2</w:t>
            </w:r>
          </w:p>
        </w:tc>
        <w:tc>
          <w:tcPr>
            <w:tcW w:w="2768" w:type="dxa"/>
            <w:noWrap/>
            <w:vAlign w:val="bottom"/>
          </w:tcPr>
          <w:p w14:paraId="412E5741">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estimated</w:t>
            </w:r>
          </w:p>
        </w:tc>
      </w:tr>
      <w:tr w14:paraId="4100EB55">
        <w:trPr>
          <w:trHeight w:val="255" w:hRule="atLeast"/>
        </w:trPr>
        <w:tc>
          <w:tcPr>
            <w:tcW w:w="771" w:type="dxa"/>
            <w:noWrap/>
            <w:vAlign w:val="bottom"/>
          </w:tcPr>
          <w:p w14:paraId="1A6E5166">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3</w:t>
            </w:r>
          </w:p>
        </w:tc>
        <w:tc>
          <w:tcPr>
            <w:tcW w:w="2768" w:type="dxa"/>
            <w:noWrap/>
            <w:vAlign w:val="bottom"/>
          </w:tcPr>
          <w:p w14:paraId="15358375">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presumed</w:t>
            </w:r>
          </w:p>
        </w:tc>
      </w:tr>
      <w:tr w14:paraId="18C84467">
        <w:trPr>
          <w:trHeight w:val="255" w:hRule="atLeast"/>
        </w:trPr>
        <w:tc>
          <w:tcPr>
            <w:tcW w:w="771" w:type="dxa"/>
            <w:noWrap/>
            <w:vAlign w:val="bottom"/>
          </w:tcPr>
          <w:p w14:paraId="5B50EED3">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4</w:t>
            </w:r>
          </w:p>
        </w:tc>
        <w:tc>
          <w:tcPr>
            <w:tcW w:w="2768" w:type="dxa"/>
            <w:noWrap/>
            <w:vAlign w:val="bottom"/>
          </w:tcPr>
          <w:p w14:paraId="4AE6F16A">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no figures are known</w:t>
            </w:r>
          </w:p>
        </w:tc>
      </w:tr>
      <w:tr w14:paraId="121284F5">
        <w:trPr>
          <w:trHeight w:val="255" w:hRule="atLeast"/>
        </w:trPr>
        <w:tc>
          <w:tcPr>
            <w:tcW w:w="771" w:type="dxa"/>
            <w:noWrap/>
            <w:vAlign w:val="bottom"/>
          </w:tcPr>
          <w:p w14:paraId="55F4F58A">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5</w:t>
            </w:r>
          </w:p>
        </w:tc>
        <w:tc>
          <w:tcPr>
            <w:tcW w:w="2768" w:type="dxa"/>
            <w:noWrap/>
            <w:vAlign w:val="bottom"/>
          </w:tcPr>
          <w:p w14:paraId="317C8BF8">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satisfactory</w:t>
            </w:r>
          </w:p>
        </w:tc>
      </w:tr>
      <w:tr w14:paraId="1EDDF7BF">
        <w:trPr>
          <w:trHeight w:val="255" w:hRule="atLeast"/>
        </w:trPr>
        <w:tc>
          <w:tcPr>
            <w:tcW w:w="771" w:type="dxa"/>
            <w:noWrap/>
            <w:vAlign w:val="bottom"/>
          </w:tcPr>
          <w:p w14:paraId="6B837900">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6</w:t>
            </w:r>
          </w:p>
        </w:tc>
        <w:tc>
          <w:tcPr>
            <w:tcW w:w="2768" w:type="dxa"/>
            <w:noWrap/>
            <w:vAlign w:val="bottom"/>
          </w:tcPr>
          <w:p w14:paraId="2DC5F893">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monthly</w:t>
            </w:r>
          </w:p>
        </w:tc>
      </w:tr>
      <w:tr w14:paraId="6F5F45C1">
        <w:trPr>
          <w:trHeight w:val="255" w:hRule="atLeast"/>
        </w:trPr>
        <w:tc>
          <w:tcPr>
            <w:tcW w:w="771" w:type="dxa"/>
            <w:noWrap/>
            <w:vAlign w:val="bottom"/>
          </w:tcPr>
          <w:p w14:paraId="447613C8">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7</w:t>
            </w:r>
          </w:p>
        </w:tc>
        <w:tc>
          <w:tcPr>
            <w:tcW w:w="2768" w:type="dxa"/>
            <w:noWrap/>
            <w:vAlign w:val="bottom"/>
          </w:tcPr>
          <w:p w14:paraId="00E1BEBF">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expected</w:t>
            </w:r>
          </w:p>
        </w:tc>
      </w:tr>
      <w:tr w14:paraId="5357482A">
        <w:trPr>
          <w:trHeight w:val="255" w:hRule="atLeast"/>
        </w:trPr>
        <w:tc>
          <w:tcPr>
            <w:tcW w:w="771" w:type="dxa"/>
            <w:noWrap/>
            <w:vAlign w:val="bottom"/>
          </w:tcPr>
          <w:p w14:paraId="3503E8F0">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8</w:t>
            </w:r>
          </w:p>
        </w:tc>
        <w:tc>
          <w:tcPr>
            <w:tcW w:w="2768" w:type="dxa"/>
            <w:noWrap/>
            <w:vAlign w:val="bottom"/>
          </w:tcPr>
          <w:p w14:paraId="720C0CE3">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exact</w:t>
            </w:r>
          </w:p>
        </w:tc>
      </w:tr>
      <w:tr w14:paraId="34DE44A3">
        <w:trPr>
          <w:trHeight w:val="255" w:hRule="atLeast"/>
        </w:trPr>
        <w:tc>
          <w:tcPr>
            <w:tcW w:w="771" w:type="dxa"/>
            <w:noWrap/>
            <w:vAlign w:val="bottom"/>
          </w:tcPr>
          <w:p w14:paraId="56785C15">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9</w:t>
            </w:r>
          </w:p>
        </w:tc>
        <w:tc>
          <w:tcPr>
            <w:tcW w:w="2768" w:type="dxa"/>
            <w:noWrap/>
            <w:vAlign w:val="bottom"/>
          </w:tcPr>
          <w:p w14:paraId="62716FE3">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30 days</w:t>
            </w:r>
          </w:p>
        </w:tc>
      </w:tr>
      <w:tr w14:paraId="133BF671">
        <w:trPr>
          <w:trHeight w:val="255" w:hRule="atLeast"/>
        </w:trPr>
        <w:tc>
          <w:tcPr>
            <w:tcW w:w="771" w:type="dxa"/>
            <w:noWrap/>
            <w:vAlign w:val="bottom"/>
          </w:tcPr>
          <w:p w14:paraId="4DFBEDA4">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10</w:t>
            </w:r>
          </w:p>
        </w:tc>
        <w:tc>
          <w:tcPr>
            <w:tcW w:w="2768" w:type="dxa"/>
            <w:noWrap/>
            <w:vAlign w:val="bottom"/>
          </w:tcPr>
          <w:p w14:paraId="54D890E8">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60 days</w:t>
            </w:r>
          </w:p>
        </w:tc>
      </w:tr>
      <w:tr w14:paraId="2E04E0B7">
        <w:trPr>
          <w:trHeight w:val="255" w:hRule="atLeast"/>
        </w:trPr>
        <w:tc>
          <w:tcPr>
            <w:tcW w:w="771" w:type="dxa"/>
            <w:noWrap/>
            <w:vAlign w:val="bottom"/>
          </w:tcPr>
          <w:p w14:paraId="7E69FE93">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11</w:t>
            </w:r>
          </w:p>
        </w:tc>
        <w:tc>
          <w:tcPr>
            <w:tcW w:w="2768" w:type="dxa"/>
            <w:noWrap/>
            <w:vAlign w:val="bottom"/>
          </w:tcPr>
          <w:p w14:paraId="43585014">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90 days</w:t>
            </w:r>
          </w:p>
        </w:tc>
      </w:tr>
      <w:tr w14:paraId="0640CA6C">
        <w:trPr>
          <w:trHeight w:val="255" w:hRule="atLeast"/>
        </w:trPr>
        <w:tc>
          <w:tcPr>
            <w:tcW w:w="771" w:type="dxa"/>
            <w:noWrap/>
            <w:vAlign w:val="bottom"/>
          </w:tcPr>
          <w:p w14:paraId="0C2D90F8">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12</w:t>
            </w:r>
          </w:p>
        </w:tc>
        <w:tc>
          <w:tcPr>
            <w:tcW w:w="2768" w:type="dxa"/>
            <w:noWrap/>
            <w:vAlign w:val="bottom"/>
          </w:tcPr>
          <w:p w14:paraId="4B1F2E52">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120 days</w:t>
            </w:r>
          </w:p>
        </w:tc>
      </w:tr>
      <w:tr w14:paraId="6DA6AABB">
        <w:trPr>
          <w:trHeight w:val="255" w:hRule="atLeast"/>
        </w:trPr>
        <w:tc>
          <w:tcPr>
            <w:tcW w:w="771" w:type="dxa"/>
            <w:noWrap/>
            <w:vAlign w:val="bottom"/>
          </w:tcPr>
          <w:p w14:paraId="7EA24169">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13</w:t>
            </w:r>
          </w:p>
        </w:tc>
        <w:tc>
          <w:tcPr>
            <w:tcW w:w="2768" w:type="dxa"/>
            <w:noWrap/>
            <w:vAlign w:val="bottom"/>
          </w:tcPr>
          <w:p w14:paraId="31B4517B">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consolidated</w:t>
            </w:r>
          </w:p>
        </w:tc>
      </w:tr>
      <w:tr w14:paraId="42CA19C3">
        <w:trPr>
          <w:trHeight w:val="255" w:hRule="atLeast"/>
        </w:trPr>
        <w:tc>
          <w:tcPr>
            <w:tcW w:w="771" w:type="dxa"/>
            <w:noWrap/>
            <w:vAlign w:val="bottom"/>
          </w:tcPr>
          <w:p w14:paraId="2DF0B9FA">
            <w:pPr>
              <w:widowControl/>
              <w:jc w:val="right"/>
              <w:rPr>
                <w:rFonts w:ascii="Calibri" w:hAnsi="Calibri" w:eastAsia="Times New Roman" w:cs="Calibri"/>
                <w:color w:val="000000"/>
                <w:kern w:val="0"/>
                <w:sz w:val="22"/>
              </w:rPr>
            </w:pPr>
            <w:r>
              <w:rPr>
                <w:rFonts w:ascii="Calibri" w:hAnsi="Calibri" w:eastAsia="Times New Roman" w:cs="Calibri"/>
                <w:color w:val="000000"/>
                <w:kern w:val="0"/>
                <w:sz w:val="22"/>
              </w:rPr>
              <w:t>30</w:t>
            </w:r>
          </w:p>
        </w:tc>
        <w:tc>
          <w:tcPr>
            <w:tcW w:w="2768" w:type="dxa"/>
            <w:noWrap/>
            <w:vAlign w:val="bottom"/>
          </w:tcPr>
          <w:p w14:paraId="071B70FC">
            <w:pPr>
              <w:widowControl/>
              <w:jc w:val="left"/>
              <w:rPr>
                <w:rFonts w:ascii="Calibri" w:hAnsi="Calibri" w:eastAsia="Times New Roman" w:cs="Calibri"/>
                <w:color w:val="000000"/>
                <w:kern w:val="0"/>
                <w:sz w:val="22"/>
              </w:rPr>
            </w:pPr>
            <w:r>
              <w:rPr>
                <w:rFonts w:ascii="Calibri" w:hAnsi="Calibri" w:eastAsia="Times New Roman" w:cs="Calibri"/>
                <w:color w:val="000000"/>
                <w:kern w:val="0"/>
                <w:sz w:val="22"/>
              </w:rPr>
              <w:t>provisional</w:t>
            </w:r>
          </w:p>
        </w:tc>
      </w:tr>
    </w:tbl>
    <w:p w14:paraId="42B75137">
      <w:pPr>
        <w:jc w:val="left"/>
        <w:rPr>
          <w:rFonts w:hint="eastAsia" w:ascii="微软雅黑" w:hAnsi="微软雅黑" w:eastAsia="微软雅黑"/>
          <w:color w:val="C00000"/>
        </w:rPr>
      </w:pPr>
    </w:p>
    <w:p w14:paraId="0EBDA3E0">
      <w:pPr>
        <w:jc w:val="left"/>
        <w:rPr>
          <w:rFonts w:hint="eastAsia" w:ascii="微软雅黑" w:hAnsi="微软雅黑" w:eastAsia="微软雅黑"/>
          <w:color w:val="C00000"/>
        </w:rPr>
      </w:pPr>
    </w:p>
    <w:p w14:paraId="64A2AEB7">
      <w:pPr>
        <w:jc w:val="left"/>
        <w:rPr>
          <w:rFonts w:hint="eastAsia" w:ascii="微软雅黑" w:hAnsi="微软雅黑" w:eastAsia="微软雅黑"/>
          <w:color w:val="C00000"/>
        </w:rPr>
      </w:pPr>
    </w:p>
    <w:p w14:paraId="7B4C18BF">
      <w:pPr>
        <w:jc w:val="left"/>
        <w:rPr>
          <w:rFonts w:hint="eastAsia" w:ascii="微软雅黑" w:hAnsi="微软雅黑" w:eastAsia="微软雅黑"/>
          <w:color w:val="C00000"/>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2"/>
        <w:gridCol w:w="1127"/>
        <w:gridCol w:w="2695"/>
        <w:gridCol w:w="3718"/>
        <w:gridCol w:w="219"/>
      </w:tblGrid>
      <w:tr w14:paraId="4970A780">
        <w:trPr>
          <w:trHeight w:val="250" w:hRule="atLeast"/>
        </w:trPr>
        <w:tc>
          <w:tcPr>
            <w:tcW w:w="449" w:type="pct"/>
            <w:noWrap/>
            <w:vAlign w:val="bottom"/>
          </w:tcPr>
          <w:p w14:paraId="696332BF">
            <w:pPr>
              <w:widowControl/>
              <w:jc w:val="left"/>
              <w:rPr>
                <w:rFonts w:ascii="Arial" w:hAnsi="Arial" w:eastAsia="Times New Roman" w:cs="Arial"/>
                <w:color w:val="000000"/>
                <w:kern w:val="0"/>
                <w:sz w:val="20"/>
                <w:szCs w:val="20"/>
                <w:lang w:val="en-GB"/>
              </w:rPr>
            </w:pPr>
            <w:r>
              <w:rPr>
                <w:rFonts w:hint="eastAsia" w:ascii="宋体" w:hAnsi="宋体" w:eastAsia="宋体" w:cs="宋体"/>
                <w:color w:val="000000"/>
                <w:kern w:val="0"/>
                <w:sz w:val="20"/>
                <w:szCs w:val="20"/>
                <w:lang w:val="en-GB"/>
              </w:rPr>
              <w:t>指</w:t>
            </w:r>
            <w:r>
              <w:rPr>
                <w:rFonts w:ascii="宋体" w:hAnsi="宋体" w:eastAsia="宋体" w:cs="宋体"/>
                <w:color w:val="000000"/>
                <w:kern w:val="0"/>
                <w:sz w:val="20"/>
                <w:szCs w:val="20"/>
                <w:lang w:val="en-GB"/>
              </w:rPr>
              <w:t>标</w:t>
            </w:r>
          </w:p>
        </w:tc>
        <w:tc>
          <w:tcPr>
            <w:tcW w:w="662" w:type="pct"/>
            <w:noWrap/>
            <w:vAlign w:val="bottom"/>
          </w:tcPr>
          <w:p w14:paraId="1D9EB80F">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数据示例</w:t>
            </w:r>
          </w:p>
        </w:tc>
        <w:tc>
          <w:tcPr>
            <w:tcW w:w="1579" w:type="pct"/>
            <w:noWrap/>
            <w:vAlign w:val="bottom"/>
          </w:tcPr>
          <w:p w14:paraId="6D07D5CA">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接口字段中</w:t>
            </w:r>
            <w:r>
              <w:rPr>
                <w:rFonts w:ascii="Arial" w:hAnsi="Arial" w:eastAsia="Times New Roman" w:cs="Arial"/>
                <w:color w:val="000000"/>
                <w:kern w:val="0"/>
                <w:sz w:val="20"/>
                <w:szCs w:val="20"/>
                <w:lang w:val="en-GB"/>
              </w:rPr>
              <w:t>Type</w:t>
            </w:r>
            <w:r>
              <w:rPr>
                <w:rFonts w:ascii="宋体" w:hAnsi="宋体" w:eastAsia="宋体" w:cs="宋体"/>
                <w:color w:val="000000"/>
                <w:kern w:val="0"/>
                <w:sz w:val="20"/>
                <w:szCs w:val="20"/>
                <w:lang w:val="en-GB"/>
              </w:rPr>
              <w:t>或</w:t>
            </w:r>
            <w:r>
              <w:rPr>
                <w:rFonts w:ascii="Arial" w:hAnsi="Arial" w:eastAsia="Times New Roman" w:cs="Arial"/>
                <w:color w:val="000000"/>
                <w:kern w:val="0"/>
                <w:sz w:val="20"/>
                <w:szCs w:val="20"/>
                <w:lang w:val="en-GB"/>
              </w:rPr>
              <w:t>Value</w:t>
            </w:r>
            <w:r>
              <w:rPr>
                <w:rFonts w:ascii="宋体" w:hAnsi="宋体" w:eastAsia="宋体" w:cs="宋体"/>
                <w:color w:val="000000"/>
                <w:kern w:val="0"/>
                <w:sz w:val="20"/>
                <w:szCs w:val="20"/>
                <w:lang w:val="en-GB"/>
              </w:rPr>
              <w:t>的关键字定义</w:t>
            </w:r>
          </w:p>
        </w:tc>
        <w:tc>
          <w:tcPr>
            <w:tcW w:w="2177" w:type="pct"/>
            <w:noWrap/>
            <w:vAlign w:val="bottom"/>
          </w:tcPr>
          <w:p w14:paraId="60A18504">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JSON</w:t>
            </w:r>
            <w:r>
              <w:rPr>
                <w:rFonts w:ascii="宋体" w:hAnsi="宋体" w:eastAsia="宋体" w:cs="宋体"/>
                <w:color w:val="000000"/>
                <w:kern w:val="0"/>
                <w:sz w:val="20"/>
                <w:szCs w:val="20"/>
                <w:lang w:val="en-GB"/>
              </w:rPr>
              <w:t>路径</w:t>
            </w:r>
          </w:p>
        </w:tc>
        <w:tc>
          <w:tcPr>
            <w:tcW w:w="132" w:type="pct"/>
            <w:noWrap/>
            <w:vAlign w:val="bottom"/>
          </w:tcPr>
          <w:p w14:paraId="2F78D42E">
            <w:pPr>
              <w:widowControl/>
              <w:jc w:val="left"/>
              <w:rPr>
                <w:rFonts w:ascii="Arial" w:hAnsi="Arial" w:eastAsia="Times New Roman" w:cs="Arial"/>
                <w:color w:val="000000"/>
                <w:kern w:val="0"/>
                <w:sz w:val="20"/>
                <w:szCs w:val="20"/>
                <w:lang w:val="en-GB"/>
              </w:rPr>
            </w:pPr>
          </w:p>
        </w:tc>
      </w:tr>
      <w:tr w14:paraId="13579CB1">
        <w:trPr>
          <w:trHeight w:val="1500" w:hRule="atLeast"/>
        </w:trPr>
        <w:tc>
          <w:tcPr>
            <w:tcW w:w="449" w:type="pct"/>
            <w:noWrap/>
          </w:tcPr>
          <w:p w14:paraId="01D6BB96">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净资产</w:t>
            </w:r>
          </w:p>
        </w:tc>
        <w:tc>
          <w:tcPr>
            <w:tcW w:w="662" w:type="pct"/>
            <w:noWrap/>
          </w:tcPr>
          <w:p w14:paraId="25E7140E">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50,000,000,000.00</w:t>
            </w:r>
          </w:p>
        </w:tc>
        <w:tc>
          <w:tcPr>
            <w:tcW w:w="1579" w:type="pct"/>
            <w:noWrap/>
          </w:tcPr>
          <w:p w14:paraId="2CF91729">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Net Assets/Net Worth/Equity</w:t>
            </w:r>
          </w:p>
        </w:tc>
        <w:tc>
          <w:tcPr>
            <w:tcW w:w="2177" w:type="pct"/>
          </w:tcPr>
          <w:p w14:paraId="6AFA419B">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JSON.productDetails.financials.balanceSheet.balanceSheetItems.Net Assets</w:t>
            </w:r>
            <w:r>
              <w:rPr>
                <w:rFonts w:ascii="Arial" w:hAnsi="Arial" w:eastAsia="Times New Roman" w:cs="Arial"/>
                <w:color w:val="000000"/>
                <w:kern w:val="0"/>
                <w:sz w:val="20"/>
                <w:szCs w:val="20"/>
                <w:lang w:val="en-GB"/>
              </w:rPr>
              <w:br w:type="textWrapping"/>
            </w:r>
            <w:r>
              <w:rPr>
                <w:rFonts w:ascii="Arial" w:hAnsi="Arial" w:eastAsia="Times New Roman" w:cs="Arial"/>
                <w:color w:val="000000"/>
                <w:kern w:val="0"/>
                <w:sz w:val="20"/>
                <w:szCs w:val="20"/>
                <w:lang w:val="en-GB"/>
              </w:rPr>
              <w:t>JSON.productDetails.financials.balanceSheet.balanceSheetItems.Net Worth</w:t>
            </w:r>
            <w:r>
              <w:rPr>
                <w:rFonts w:ascii="Arial" w:hAnsi="Arial" w:eastAsia="Times New Roman" w:cs="Arial"/>
                <w:color w:val="000000"/>
                <w:kern w:val="0"/>
                <w:sz w:val="20"/>
                <w:szCs w:val="20"/>
                <w:lang w:val="en-GB"/>
              </w:rPr>
              <w:br w:type="textWrapping"/>
            </w:r>
            <w:r>
              <w:rPr>
                <w:rFonts w:ascii="Arial" w:hAnsi="Arial" w:eastAsia="Times New Roman" w:cs="Arial"/>
                <w:color w:val="000000"/>
                <w:kern w:val="0"/>
                <w:sz w:val="20"/>
                <w:szCs w:val="20"/>
                <w:lang w:val="en-GB"/>
              </w:rPr>
              <w:t>JSON.productDetails.financials.balanceSheet.balanceSheetItems.Equity</w:t>
            </w:r>
          </w:p>
        </w:tc>
        <w:tc>
          <w:tcPr>
            <w:tcW w:w="132" w:type="pct"/>
            <w:noWrap/>
            <w:vAlign w:val="bottom"/>
          </w:tcPr>
          <w:p w14:paraId="1DB3BC9D">
            <w:pPr>
              <w:widowControl/>
              <w:jc w:val="left"/>
              <w:rPr>
                <w:rFonts w:ascii="Arial" w:hAnsi="Arial" w:eastAsia="Times New Roman" w:cs="Arial"/>
                <w:color w:val="000000"/>
                <w:kern w:val="0"/>
                <w:sz w:val="20"/>
                <w:szCs w:val="20"/>
                <w:lang w:val="en-GB"/>
              </w:rPr>
            </w:pPr>
          </w:p>
        </w:tc>
      </w:tr>
      <w:tr w14:paraId="72730C96">
        <w:trPr>
          <w:trHeight w:val="250" w:hRule="atLeast"/>
        </w:trPr>
        <w:tc>
          <w:tcPr>
            <w:tcW w:w="449" w:type="pct"/>
            <w:noWrap/>
          </w:tcPr>
          <w:p w14:paraId="2322FAFC">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资产负债率</w:t>
            </w:r>
          </w:p>
        </w:tc>
        <w:tc>
          <w:tcPr>
            <w:tcW w:w="662" w:type="pct"/>
            <w:noWrap/>
          </w:tcPr>
          <w:p w14:paraId="1003505E">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0.78</w:t>
            </w:r>
          </w:p>
        </w:tc>
        <w:tc>
          <w:tcPr>
            <w:tcW w:w="1579" w:type="pct"/>
            <w:noWrap/>
          </w:tcPr>
          <w:p w14:paraId="6A2EF02D">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Debt ratio ((Borrowing + Current liab.)/Total assets)</w:t>
            </w:r>
          </w:p>
        </w:tc>
        <w:tc>
          <w:tcPr>
            <w:tcW w:w="2309" w:type="pct"/>
            <w:gridSpan w:val="2"/>
            <w:noWrap/>
          </w:tcPr>
          <w:p w14:paraId="25C0D9DF">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JSON.productDetails.financials.ratios.Debt ratio.resultValue</w:t>
            </w:r>
          </w:p>
        </w:tc>
      </w:tr>
      <w:tr w14:paraId="719BAA90">
        <w:trPr>
          <w:trHeight w:val="250" w:hRule="atLeast"/>
        </w:trPr>
        <w:tc>
          <w:tcPr>
            <w:tcW w:w="449" w:type="pct"/>
            <w:noWrap/>
          </w:tcPr>
          <w:p w14:paraId="42B6C8C2">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流动比率</w:t>
            </w:r>
          </w:p>
        </w:tc>
        <w:tc>
          <w:tcPr>
            <w:tcW w:w="662" w:type="pct"/>
            <w:noWrap/>
          </w:tcPr>
          <w:p w14:paraId="79409476">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0.34</w:t>
            </w:r>
          </w:p>
        </w:tc>
        <w:tc>
          <w:tcPr>
            <w:tcW w:w="1579" w:type="pct"/>
            <w:noWrap/>
          </w:tcPr>
          <w:p w14:paraId="3D8C78D7">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Current ratio (Current assets / Current liabilities)</w:t>
            </w:r>
          </w:p>
        </w:tc>
        <w:tc>
          <w:tcPr>
            <w:tcW w:w="2177" w:type="pct"/>
            <w:noWrap/>
          </w:tcPr>
          <w:p w14:paraId="5104A141">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JSON.productDetails.financials.ratios.Current Ratio</w:t>
            </w:r>
          </w:p>
        </w:tc>
        <w:tc>
          <w:tcPr>
            <w:tcW w:w="132" w:type="pct"/>
            <w:noWrap/>
            <w:vAlign w:val="bottom"/>
          </w:tcPr>
          <w:p w14:paraId="39AB0997">
            <w:pPr>
              <w:widowControl/>
              <w:jc w:val="left"/>
              <w:rPr>
                <w:rFonts w:ascii="Arial" w:hAnsi="Arial" w:eastAsia="Times New Roman" w:cs="Arial"/>
                <w:color w:val="000000"/>
                <w:kern w:val="0"/>
                <w:sz w:val="20"/>
                <w:szCs w:val="20"/>
                <w:lang w:val="en-GB"/>
              </w:rPr>
            </w:pPr>
          </w:p>
        </w:tc>
      </w:tr>
      <w:tr w14:paraId="15EFDB39">
        <w:trPr>
          <w:trHeight w:val="250" w:hRule="atLeast"/>
        </w:trPr>
        <w:tc>
          <w:tcPr>
            <w:tcW w:w="449" w:type="pct"/>
            <w:noWrap/>
          </w:tcPr>
          <w:p w14:paraId="7BEB45CD">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净利润率</w:t>
            </w:r>
            <w:r>
              <w:rPr>
                <w:rFonts w:ascii="Arial" w:hAnsi="Arial" w:eastAsia="Times New Roman" w:cs="Arial"/>
                <w:color w:val="000000"/>
                <w:kern w:val="0"/>
                <w:sz w:val="20"/>
                <w:szCs w:val="20"/>
                <w:lang w:val="en-GB"/>
              </w:rPr>
              <w:t xml:space="preserve"> </w:t>
            </w:r>
          </w:p>
        </w:tc>
        <w:tc>
          <w:tcPr>
            <w:tcW w:w="662" w:type="pct"/>
            <w:noWrap/>
          </w:tcPr>
          <w:p w14:paraId="0BE1D478">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0.45</w:t>
            </w:r>
          </w:p>
        </w:tc>
        <w:tc>
          <w:tcPr>
            <w:tcW w:w="1579" w:type="pct"/>
            <w:noWrap/>
          </w:tcPr>
          <w:p w14:paraId="71A0B0F8">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 xml:space="preserve">Net Profit Margin (PBT / Operating Income) </w:t>
            </w:r>
          </w:p>
        </w:tc>
        <w:tc>
          <w:tcPr>
            <w:tcW w:w="2309" w:type="pct"/>
            <w:gridSpan w:val="2"/>
            <w:noWrap/>
          </w:tcPr>
          <w:p w14:paraId="3CB20ED5">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JSON.productDetails.financials.ratios.Net Profit Margin</w:t>
            </w:r>
          </w:p>
        </w:tc>
      </w:tr>
    </w:tbl>
    <w:p w14:paraId="2DB9C504">
      <w:pPr>
        <w:jc w:val="left"/>
        <w:rPr>
          <w:del w:id="28" w:author="Liu, Steven S.Y. (SH/TECH)" w:date="2026-05-22T09:01:00Z"/>
          <w:rFonts w:hint="eastAsia" w:ascii="微软雅黑" w:hAnsi="微软雅黑" w:eastAsia="微软雅黑"/>
          <w:sz w:val="16"/>
          <w:szCs w:val="16"/>
          <w:lang w:val="en-GB"/>
        </w:rPr>
      </w:pPr>
    </w:p>
    <w:p w14:paraId="55D7A927">
      <w:pPr>
        <w:pStyle w:val="14"/>
        <w:numPr>
          <w:ilvl w:val="0"/>
          <w:numId w:val="6"/>
        </w:numPr>
        <w:ind w:firstLineChars="0"/>
        <w:jc w:val="left"/>
        <w:rPr>
          <w:rFonts w:hint="eastAsia" w:ascii="微软雅黑" w:hAnsi="微软雅黑" w:eastAsia="微软雅黑"/>
          <w:color w:val="C00000"/>
          <w:lang w:val="en-GB"/>
        </w:rPr>
      </w:pPr>
      <w:r>
        <w:rPr>
          <w:rFonts w:hint="eastAsia" w:ascii="微软雅黑" w:hAnsi="微软雅黑" w:eastAsia="微软雅黑"/>
          <w:color w:val="C00000"/>
          <w:lang w:val="en-GB"/>
        </w:rPr>
        <w:t>净资产</w:t>
      </w:r>
    </w:p>
    <w:p w14:paraId="6DD62058">
      <w:pPr>
        <w:jc w:val="left"/>
        <w:rPr>
          <w:rFonts w:hint="eastAsia" w:ascii="微软雅黑" w:hAnsi="微软雅黑" w:eastAsia="微软雅黑"/>
          <w:color w:val="C00000"/>
          <w:lang w:val="en-GB"/>
        </w:rPr>
      </w:pPr>
    </w:p>
    <w:tbl>
      <w:tblPr>
        <w:tblStyle w:val="8"/>
        <w:tblW w:w="5000" w:type="pct"/>
        <w:tblInd w:w="0" w:type="dxa"/>
        <w:tblLayout w:type="autofit"/>
        <w:tblCellMar>
          <w:top w:w="0" w:type="dxa"/>
          <w:left w:w="108" w:type="dxa"/>
          <w:bottom w:w="0" w:type="dxa"/>
          <w:right w:w="108" w:type="dxa"/>
        </w:tblCellMar>
      </w:tblPr>
      <w:tblGrid>
        <w:gridCol w:w="1037"/>
        <w:gridCol w:w="563"/>
        <w:gridCol w:w="1287"/>
        <w:gridCol w:w="3194"/>
        <w:gridCol w:w="2440"/>
      </w:tblGrid>
      <w:tr w14:paraId="285299A6">
        <w:trPr>
          <w:trHeight w:val="560" w:hRule="atLeast"/>
        </w:trPr>
        <w:tc>
          <w:tcPr>
            <w:tcW w:w="586" w:type="pct"/>
            <w:tcBorders>
              <w:top w:val="nil"/>
              <w:left w:val="nil"/>
              <w:bottom w:val="nil"/>
              <w:right w:val="nil"/>
            </w:tcBorders>
            <w:shd w:val="clear" w:color="auto" w:fill="auto"/>
            <w:noWrap/>
            <w:vAlign w:val="bottom"/>
          </w:tcPr>
          <w:p w14:paraId="6243E6A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 Code</w:t>
            </w:r>
          </w:p>
        </w:tc>
        <w:tc>
          <w:tcPr>
            <w:tcW w:w="338" w:type="pct"/>
            <w:tcBorders>
              <w:top w:val="single" w:color="auto" w:sz="4" w:space="0"/>
              <w:left w:val="single" w:color="auto" w:sz="4" w:space="0"/>
              <w:bottom w:val="single" w:color="auto" w:sz="4" w:space="0"/>
              <w:right w:val="single" w:color="auto" w:sz="4" w:space="0"/>
            </w:tcBorders>
            <w:shd w:val="clear" w:color="auto" w:fill="auto"/>
            <w:noWrap/>
            <w:vAlign w:val="bottom"/>
          </w:tcPr>
          <w:p w14:paraId="61F3F36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ISO-3</w:t>
            </w:r>
          </w:p>
        </w:tc>
        <w:tc>
          <w:tcPr>
            <w:tcW w:w="678" w:type="pct"/>
            <w:tcBorders>
              <w:top w:val="single" w:color="auto" w:sz="4" w:space="0"/>
              <w:left w:val="nil"/>
              <w:bottom w:val="single" w:color="auto" w:sz="4" w:space="0"/>
              <w:right w:val="single" w:color="auto" w:sz="4" w:space="0"/>
            </w:tcBorders>
            <w:shd w:val="clear" w:color="auto" w:fill="auto"/>
            <w:noWrap/>
            <w:vAlign w:val="bottom"/>
          </w:tcPr>
          <w:p w14:paraId="66CD776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w:t>
            </w:r>
          </w:p>
        </w:tc>
        <w:tc>
          <w:tcPr>
            <w:tcW w:w="1864" w:type="pct"/>
            <w:tcBorders>
              <w:top w:val="single" w:color="auto" w:sz="4" w:space="0"/>
              <w:left w:val="nil"/>
              <w:bottom w:val="single" w:color="auto" w:sz="4" w:space="0"/>
              <w:right w:val="single" w:color="auto" w:sz="4" w:space="0"/>
            </w:tcBorders>
            <w:shd w:val="clear" w:color="auto" w:fill="auto"/>
            <w:vAlign w:val="bottom"/>
          </w:tcPr>
          <w:p w14:paraId="7369B09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Net Assets</w:t>
            </w:r>
            <w:r>
              <w:rPr>
                <w:rFonts w:ascii="Arial" w:hAnsi="Arial" w:eastAsia="Times New Roman" w:cs="Arial"/>
                <w:color w:val="000000"/>
                <w:kern w:val="0"/>
                <w:sz w:val="22"/>
                <w:lang w:val="en-GB"/>
              </w:rPr>
              <w:br w:type="textWrapping"/>
            </w:r>
            <w:r>
              <w:rPr>
                <w:rFonts w:ascii="宋体" w:hAnsi="宋体" w:eastAsia="宋体" w:cs="宋体"/>
                <w:color w:val="000000"/>
                <w:kern w:val="0"/>
                <w:sz w:val="22"/>
                <w:lang w:val="en-GB"/>
              </w:rPr>
              <w:t>净资产</w:t>
            </w:r>
          </w:p>
        </w:tc>
        <w:tc>
          <w:tcPr>
            <w:tcW w:w="1534" w:type="pct"/>
            <w:tcBorders>
              <w:top w:val="single" w:color="auto" w:sz="4" w:space="0"/>
              <w:left w:val="nil"/>
              <w:bottom w:val="single" w:color="auto" w:sz="4" w:space="0"/>
              <w:right w:val="single" w:color="auto" w:sz="4" w:space="0"/>
            </w:tcBorders>
            <w:shd w:val="clear" w:color="auto" w:fill="auto"/>
            <w:noWrap/>
            <w:vAlign w:val="bottom"/>
          </w:tcPr>
          <w:p w14:paraId="38A836F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formula</w:t>
            </w:r>
          </w:p>
        </w:tc>
      </w:tr>
      <w:tr w14:paraId="7E828738">
        <w:trPr>
          <w:trHeight w:val="280" w:hRule="atLeast"/>
        </w:trPr>
        <w:tc>
          <w:tcPr>
            <w:tcW w:w="586" w:type="pct"/>
            <w:tcBorders>
              <w:top w:val="nil"/>
              <w:left w:val="nil"/>
              <w:bottom w:val="nil"/>
              <w:right w:val="nil"/>
            </w:tcBorders>
            <w:shd w:val="clear" w:color="auto" w:fill="auto"/>
            <w:noWrap/>
            <w:vAlign w:val="bottom"/>
          </w:tcPr>
          <w:p w14:paraId="03DD33F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581E9F0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w:t>
            </w:r>
          </w:p>
        </w:tc>
        <w:tc>
          <w:tcPr>
            <w:tcW w:w="678" w:type="pct"/>
            <w:tcBorders>
              <w:top w:val="nil"/>
              <w:left w:val="nil"/>
              <w:bottom w:val="single" w:color="auto" w:sz="4" w:space="0"/>
              <w:right w:val="single" w:color="auto" w:sz="4" w:space="0"/>
            </w:tcBorders>
            <w:shd w:val="clear" w:color="auto" w:fill="auto"/>
            <w:noWrap/>
            <w:vAlign w:val="bottom"/>
          </w:tcPr>
          <w:p w14:paraId="29C8DB9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ARGENTINA</w:t>
            </w:r>
          </w:p>
        </w:tc>
        <w:tc>
          <w:tcPr>
            <w:tcW w:w="1864" w:type="pct"/>
            <w:tcBorders>
              <w:top w:val="nil"/>
              <w:left w:val="nil"/>
              <w:bottom w:val="single" w:color="auto" w:sz="4" w:space="0"/>
              <w:right w:val="single" w:color="auto" w:sz="4" w:space="0"/>
            </w:tcBorders>
            <w:shd w:val="clear" w:color="auto" w:fill="auto"/>
            <w:noWrap/>
            <w:vAlign w:val="bottom"/>
          </w:tcPr>
          <w:p w14:paraId="199DF5B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5BE86BF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4E7FA38C">
        <w:trPr>
          <w:trHeight w:val="280" w:hRule="atLeast"/>
        </w:trPr>
        <w:tc>
          <w:tcPr>
            <w:tcW w:w="586" w:type="pct"/>
            <w:tcBorders>
              <w:top w:val="nil"/>
              <w:left w:val="nil"/>
              <w:bottom w:val="nil"/>
              <w:right w:val="nil"/>
            </w:tcBorders>
            <w:shd w:val="clear" w:color="auto" w:fill="auto"/>
            <w:noWrap/>
            <w:vAlign w:val="bottom"/>
          </w:tcPr>
          <w:p w14:paraId="708A5AC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06C9E38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w:t>
            </w:r>
          </w:p>
        </w:tc>
        <w:tc>
          <w:tcPr>
            <w:tcW w:w="678" w:type="pct"/>
            <w:tcBorders>
              <w:top w:val="nil"/>
              <w:left w:val="nil"/>
              <w:bottom w:val="single" w:color="auto" w:sz="4" w:space="0"/>
              <w:right w:val="single" w:color="auto" w:sz="4" w:space="0"/>
            </w:tcBorders>
            <w:shd w:val="clear" w:color="auto" w:fill="auto"/>
            <w:noWrap/>
            <w:vAlign w:val="bottom"/>
          </w:tcPr>
          <w:p w14:paraId="0A29A9E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BOLIVIA</w:t>
            </w:r>
          </w:p>
        </w:tc>
        <w:tc>
          <w:tcPr>
            <w:tcW w:w="1864" w:type="pct"/>
            <w:tcBorders>
              <w:top w:val="nil"/>
              <w:left w:val="nil"/>
              <w:bottom w:val="single" w:color="auto" w:sz="4" w:space="0"/>
              <w:right w:val="single" w:color="auto" w:sz="4" w:space="0"/>
            </w:tcBorders>
            <w:shd w:val="clear" w:color="auto" w:fill="auto"/>
            <w:noWrap/>
            <w:vAlign w:val="bottom"/>
          </w:tcPr>
          <w:p w14:paraId="7B67B4D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5490B51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084C4C00">
        <w:trPr>
          <w:trHeight w:val="280" w:hRule="atLeast"/>
        </w:trPr>
        <w:tc>
          <w:tcPr>
            <w:tcW w:w="586" w:type="pct"/>
            <w:tcBorders>
              <w:top w:val="nil"/>
              <w:left w:val="nil"/>
              <w:bottom w:val="nil"/>
              <w:right w:val="nil"/>
            </w:tcBorders>
            <w:shd w:val="clear" w:color="auto" w:fill="auto"/>
            <w:noWrap/>
            <w:vAlign w:val="bottom"/>
          </w:tcPr>
          <w:p w14:paraId="11B1FF3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7497994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w:t>
            </w:r>
          </w:p>
        </w:tc>
        <w:tc>
          <w:tcPr>
            <w:tcW w:w="678" w:type="pct"/>
            <w:tcBorders>
              <w:top w:val="nil"/>
              <w:left w:val="nil"/>
              <w:bottom w:val="single" w:color="auto" w:sz="4" w:space="0"/>
              <w:right w:val="single" w:color="auto" w:sz="4" w:space="0"/>
            </w:tcBorders>
            <w:shd w:val="clear" w:color="auto" w:fill="auto"/>
            <w:noWrap/>
            <w:vAlign w:val="bottom"/>
          </w:tcPr>
          <w:p w14:paraId="76E0CFA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BRAZIL</w:t>
            </w:r>
          </w:p>
        </w:tc>
        <w:tc>
          <w:tcPr>
            <w:tcW w:w="1864" w:type="pct"/>
            <w:tcBorders>
              <w:top w:val="nil"/>
              <w:left w:val="nil"/>
              <w:bottom w:val="single" w:color="auto" w:sz="4" w:space="0"/>
              <w:right w:val="single" w:color="auto" w:sz="4" w:space="0"/>
            </w:tcBorders>
            <w:shd w:val="clear" w:color="auto" w:fill="auto"/>
            <w:noWrap/>
            <w:vAlign w:val="bottom"/>
          </w:tcPr>
          <w:p w14:paraId="298BFC6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7A5E220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17746FFA">
        <w:trPr>
          <w:trHeight w:val="280" w:hRule="atLeast"/>
        </w:trPr>
        <w:tc>
          <w:tcPr>
            <w:tcW w:w="586" w:type="pct"/>
            <w:tcBorders>
              <w:top w:val="nil"/>
              <w:left w:val="nil"/>
              <w:bottom w:val="nil"/>
              <w:right w:val="nil"/>
            </w:tcBorders>
            <w:shd w:val="clear" w:color="auto" w:fill="auto"/>
            <w:noWrap/>
            <w:vAlign w:val="bottom"/>
          </w:tcPr>
          <w:p w14:paraId="720C4D6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CL</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5D01509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CHL</w:t>
            </w:r>
          </w:p>
        </w:tc>
        <w:tc>
          <w:tcPr>
            <w:tcW w:w="678" w:type="pct"/>
            <w:tcBorders>
              <w:top w:val="nil"/>
              <w:left w:val="nil"/>
              <w:bottom w:val="single" w:color="auto" w:sz="4" w:space="0"/>
              <w:right w:val="single" w:color="auto" w:sz="4" w:space="0"/>
            </w:tcBorders>
            <w:shd w:val="clear" w:color="auto" w:fill="auto"/>
            <w:noWrap/>
            <w:vAlign w:val="bottom"/>
          </w:tcPr>
          <w:p w14:paraId="167E70E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CHILE</w:t>
            </w:r>
          </w:p>
        </w:tc>
        <w:tc>
          <w:tcPr>
            <w:tcW w:w="1864" w:type="pct"/>
            <w:tcBorders>
              <w:top w:val="nil"/>
              <w:left w:val="nil"/>
              <w:bottom w:val="single" w:color="auto" w:sz="4" w:space="0"/>
              <w:right w:val="single" w:color="auto" w:sz="4" w:space="0"/>
            </w:tcBorders>
            <w:shd w:val="clear" w:color="auto" w:fill="auto"/>
            <w:noWrap/>
            <w:vAlign w:val="bottom"/>
          </w:tcPr>
          <w:p w14:paraId="0BBD130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6F908CB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1E80720E">
        <w:trPr>
          <w:trHeight w:val="280" w:hRule="atLeast"/>
        </w:trPr>
        <w:tc>
          <w:tcPr>
            <w:tcW w:w="586" w:type="pct"/>
            <w:tcBorders>
              <w:top w:val="nil"/>
              <w:left w:val="nil"/>
              <w:bottom w:val="nil"/>
              <w:right w:val="nil"/>
            </w:tcBorders>
            <w:shd w:val="clear" w:color="auto" w:fill="auto"/>
            <w:noWrap/>
            <w:vAlign w:val="bottom"/>
          </w:tcPr>
          <w:p w14:paraId="68F8959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238EF46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w:t>
            </w:r>
          </w:p>
        </w:tc>
        <w:tc>
          <w:tcPr>
            <w:tcW w:w="678" w:type="pct"/>
            <w:tcBorders>
              <w:top w:val="nil"/>
              <w:left w:val="nil"/>
              <w:bottom w:val="single" w:color="auto" w:sz="4" w:space="0"/>
              <w:right w:val="single" w:color="auto" w:sz="4" w:space="0"/>
            </w:tcBorders>
            <w:shd w:val="clear" w:color="auto" w:fill="auto"/>
            <w:noWrap/>
            <w:vAlign w:val="bottom"/>
          </w:tcPr>
          <w:p w14:paraId="3E420E1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COLOMBIA</w:t>
            </w:r>
          </w:p>
        </w:tc>
        <w:tc>
          <w:tcPr>
            <w:tcW w:w="1864" w:type="pct"/>
            <w:tcBorders>
              <w:top w:val="nil"/>
              <w:left w:val="nil"/>
              <w:bottom w:val="single" w:color="auto" w:sz="4" w:space="0"/>
              <w:right w:val="single" w:color="auto" w:sz="4" w:space="0"/>
            </w:tcBorders>
            <w:shd w:val="clear" w:color="auto" w:fill="auto"/>
            <w:noWrap/>
            <w:vAlign w:val="bottom"/>
          </w:tcPr>
          <w:p w14:paraId="07248FC9">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20ACC14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72672805">
        <w:trPr>
          <w:trHeight w:val="280" w:hRule="atLeast"/>
        </w:trPr>
        <w:tc>
          <w:tcPr>
            <w:tcW w:w="586" w:type="pct"/>
            <w:tcBorders>
              <w:top w:val="nil"/>
              <w:left w:val="nil"/>
              <w:bottom w:val="nil"/>
              <w:right w:val="nil"/>
            </w:tcBorders>
            <w:shd w:val="clear" w:color="auto" w:fill="auto"/>
            <w:noWrap/>
            <w:vAlign w:val="bottom"/>
          </w:tcPr>
          <w:p w14:paraId="40A436B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76D3C3B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CRI</w:t>
            </w:r>
          </w:p>
        </w:tc>
        <w:tc>
          <w:tcPr>
            <w:tcW w:w="678" w:type="pct"/>
            <w:tcBorders>
              <w:top w:val="nil"/>
              <w:left w:val="nil"/>
              <w:bottom w:val="single" w:color="auto" w:sz="4" w:space="0"/>
              <w:right w:val="single" w:color="auto" w:sz="4" w:space="0"/>
            </w:tcBorders>
            <w:shd w:val="clear" w:color="auto" w:fill="auto"/>
            <w:noWrap/>
            <w:vAlign w:val="bottom"/>
          </w:tcPr>
          <w:p w14:paraId="350887B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COSTA RICA</w:t>
            </w:r>
          </w:p>
        </w:tc>
        <w:tc>
          <w:tcPr>
            <w:tcW w:w="1864" w:type="pct"/>
            <w:tcBorders>
              <w:top w:val="nil"/>
              <w:left w:val="nil"/>
              <w:bottom w:val="single" w:color="auto" w:sz="4" w:space="0"/>
              <w:right w:val="single" w:color="auto" w:sz="4" w:space="0"/>
            </w:tcBorders>
            <w:shd w:val="clear" w:color="auto" w:fill="auto"/>
            <w:noWrap/>
            <w:vAlign w:val="bottom"/>
          </w:tcPr>
          <w:p w14:paraId="234B6CE5">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1F9D58D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695EBECC">
        <w:trPr>
          <w:trHeight w:val="280" w:hRule="atLeast"/>
        </w:trPr>
        <w:tc>
          <w:tcPr>
            <w:tcW w:w="586" w:type="pct"/>
            <w:tcBorders>
              <w:top w:val="nil"/>
              <w:left w:val="nil"/>
              <w:bottom w:val="nil"/>
              <w:right w:val="nil"/>
            </w:tcBorders>
            <w:shd w:val="clear" w:color="auto" w:fill="auto"/>
            <w:noWrap/>
            <w:vAlign w:val="bottom"/>
          </w:tcPr>
          <w:p w14:paraId="7A772CD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48FF486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w:t>
            </w:r>
          </w:p>
        </w:tc>
        <w:tc>
          <w:tcPr>
            <w:tcW w:w="678" w:type="pct"/>
            <w:tcBorders>
              <w:top w:val="nil"/>
              <w:left w:val="nil"/>
              <w:bottom w:val="single" w:color="auto" w:sz="4" w:space="0"/>
              <w:right w:val="single" w:color="auto" w:sz="4" w:space="0"/>
            </w:tcBorders>
            <w:shd w:val="clear" w:color="auto" w:fill="auto"/>
            <w:noWrap/>
            <w:vAlign w:val="bottom"/>
          </w:tcPr>
          <w:p w14:paraId="048AA39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CUBA</w:t>
            </w:r>
          </w:p>
        </w:tc>
        <w:tc>
          <w:tcPr>
            <w:tcW w:w="1864" w:type="pct"/>
            <w:tcBorders>
              <w:top w:val="nil"/>
              <w:left w:val="nil"/>
              <w:bottom w:val="single" w:color="auto" w:sz="4" w:space="0"/>
              <w:right w:val="single" w:color="auto" w:sz="4" w:space="0"/>
            </w:tcBorders>
            <w:shd w:val="clear" w:color="auto" w:fill="auto"/>
            <w:noWrap/>
            <w:vAlign w:val="bottom"/>
          </w:tcPr>
          <w:p w14:paraId="55B1B1F7">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1D0524B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2651A9DD">
        <w:trPr>
          <w:trHeight w:val="280" w:hRule="atLeast"/>
        </w:trPr>
        <w:tc>
          <w:tcPr>
            <w:tcW w:w="586" w:type="pct"/>
            <w:tcBorders>
              <w:top w:val="nil"/>
              <w:left w:val="nil"/>
              <w:bottom w:val="nil"/>
              <w:right w:val="nil"/>
            </w:tcBorders>
            <w:shd w:val="clear" w:color="auto" w:fill="auto"/>
            <w:noWrap/>
            <w:vAlign w:val="bottom"/>
          </w:tcPr>
          <w:p w14:paraId="72CA800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5D9EB0A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w:t>
            </w:r>
          </w:p>
        </w:tc>
        <w:tc>
          <w:tcPr>
            <w:tcW w:w="678" w:type="pct"/>
            <w:tcBorders>
              <w:top w:val="nil"/>
              <w:left w:val="nil"/>
              <w:bottom w:val="single" w:color="auto" w:sz="4" w:space="0"/>
              <w:right w:val="single" w:color="auto" w:sz="4" w:space="0"/>
            </w:tcBorders>
            <w:shd w:val="clear" w:color="auto" w:fill="auto"/>
            <w:noWrap/>
            <w:vAlign w:val="bottom"/>
          </w:tcPr>
          <w:p w14:paraId="2BEB2F4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DOMINICAN REP</w:t>
            </w:r>
          </w:p>
        </w:tc>
        <w:tc>
          <w:tcPr>
            <w:tcW w:w="1864" w:type="pct"/>
            <w:tcBorders>
              <w:top w:val="nil"/>
              <w:left w:val="nil"/>
              <w:bottom w:val="single" w:color="auto" w:sz="4" w:space="0"/>
              <w:right w:val="single" w:color="auto" w:sz="4" w:space="0"/>
            </w:tcBorders>
            <w:shd w:val="clear" w:color="auto" w:fill="auto"/>
            <w:noWrap/>
            <w:vAlign w:val="bottom"/>
          </w:tcPr>
          <w:p w14:paraId="7880F334">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05FF183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788C3538">
        <w:trPr>
          <w:trHeight w:val="280" w:hRule="atLeast"/>
        </w:trPr>
        <w:tc>
          <w:tcPr>
            <w:tcW w:w="586" w:type="pct"/>
            <w:tcBorders>
              <w:top w:val="nil"/>
              <w:left w:val="nil"/>
              <w:bottom w:val="nil"/>
              <w:right w:val="nil"/>
            </w:tcBorders>
            <w:shd w:val="clear" w:color="auto" w:fill="auto"/>
            <w:noWrap/>
            <w:vAlign w:val="bottom"/>
          </w:tcPr>
          <w:p w14:paraId="25EE44A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40CB709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w:t>
            </w:r>
          </w:p>
        </w:tc>
        <w:tc>
          <w:tcPr>
            <w:tcW w:w="678" w:type="pct"/>
            <w:tcBorders>
              <w:top w:val="nil"/>
              <w:left w:val="nil"/>
              <w:bottom w:val="single" w:color="auto" w:sz="4" w:space="0"/>
              <w:right w:val="single" w:color="auto" w:sz="4" w:space="0"/>
            </w:tcBorders>
            <w:shd w:val="clear" w:color="auto" w:fill="auto"/>
            <w:noWrap/>
            <w:vAlign w:val="bottom"/>
          </w:tcPr>
          <w:p w14:paraId="57AB08C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ECUADOR</w:t>
            </w:r>
          </w:p>
        </w:tc>
        <w:tc>
          <w:tcPr>
            <w:tcW w:w="1864" w:type="pct"/>
            <w:tcBorders>
              <w:top w:val="nil"/>
              <w:left w:val="nil"/>
              <w:bottom w:val="single" w:color="auto" w:sz="4" w:space="0"/>
              <w:right w:val="single" w:color="auto" w:sz="4" w:space="0"/>
            </w:tcBorders>
            <w:shd w:val="clear" w:color="auto" w:fill="auto"/>
            <w:noWrap/>
            <w:vAlign w:val="bottom"/>
          </w:tcPr>
          <w:p w14:paraId="577B9AEB">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3BF31C2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3482B8F8">
        <w:trPr>
          <w:trHeight w:val="280" w:hRule="atLeast"/>
        </w:trPr>
        <w:tc>
          <w:tcPr>
            <w:tcW w:w="586" w:type="pct"/>
            <w:tcBorders>
              <w:top w:val="nil"/>
              <w:left w:val="nil"/>
              <w:bottom w:val="nil"/>
              <w:right w:val="nil"/>
            </w:tcBorders>
            <w:shd w:val="clear" w:color="auto" w:fill="auto"/>
            <w:noWrap/>
            <w:vAlign w:val="bottom"/>
          </w:tcPr>
          <w:p w14:paraId="35E2ADD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5434CF5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GTM</w:t>
            </w:r>
          </w:p>
        </w:tc>
        <w:tc>
          <w:tcPr>
            <w:tcW w:w="678" w:type="pct"/>
            <w:tcBorders>
              <w:top w:val="nil"/>
              <w:left w:val="nil"/>
              <w:bottom w:val="single" w:color="auto" w:sz="4" w:space="0"/>
              <w:right w:val="single" w:color="auto" w:sz="4" w:space="0"/>
            </w:tcBorders>
            <w:shd w:val="clear" w:color="auto" w:fill="auto"/>
            <w:noWrap/>
            <w:vAlign w:val="bottom"/>
          </w:tcPr>
          <w:p w14:paraId="09028D6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GUATEMALA</w:t>
            </w:r>
          </w:p>
        </w:tc>
        <w:tc>
          <w:tcPr>
            <w:tcW w:w="1864" w:type="pct"/>
            <w:tcBorders>
              <w:top w:val="nil"/>
              <w:left w:val="nil"/>
              <w:bottom w:val="single" w:color="auto" w:sz="4" w:space="0"/>
              <w:right w:val="single" w:color="auto" w:sz="4" w:space="0"/>
            </w:tcBorders>
            <w:shd w:val="clear" w:color="auto" w:fill="auto"/>
            <w:noWrap/>
            <w:vAlign w:val="bottom"/>
          </w:tcPr>
          <w:p w14:paraId="41F771A0">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4CCECC5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66FE18D0">
        <w:trPr>
          <w:trHeight w:val="280" w:hRule="atLeast"/>
        </w:trPr>
        <w:tc>
          <w:tcPr>
            <w:tcW w:w="586" w:type="pct"/>
            <w:tcBorders>
              <w:top w:val="nil"/>
              <w:left w:val="nil"/>
              <w:bottom w:val="nil"/>
              <w:right w:val="nil"/>
            </w:tcBorders>
            <w:shd w:val="clear" w:color="auto" w:fill="auto"/>
            <w:noWrap/>
            <w:vAlign w:val="bottom"/>
          </w:tcPr>
          <w:p w14:paraId="15FEC9E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6A9370A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HND</w:t>
            </w:r>
          </w:p>
        </w:tc>
        <w:tc>
          <w:tcPr>
            <w:tcW w:w="678" w:type="pct"/>
            <w:tcBorders>
              <w:top w:val="nil"/>
              <w:left w:val="nil"/>
              <w:bottom w:val="single" w:color="auto" w:sz="4" w:space="0"/>
              <w:right w:val="single" w:color="auto" w:sz="4" w:space="0"/>
            </w:tcBorders>
            <w:shd w:val="clear" w:color="auto" w:fill="auto"/>
            <w:noWrap/>
            <w:vAlign w:val="bottom"/>
          </w:tcPr>
          <w:p w14:paraId="3555FEE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HONDURAS</w:t>
            </w:r>
          </w:p>
        </w:tc>
        <w:tc>
          <w:tcPr>
            <w:tcW w:w="1864" w:type="pct"/>
            <w:tcBorders>
              <w:top w:val="nil"/>
              <w:left w:val="nil"/>
              <w:bottom w:val="single" w:color="auto" w:sz="4" w:space="0"/>
              <w:right w:val="single" w:color="auto" w:sz="4" w:space="0"/>
            </w:tcBorders>
            <w:shd w:val="clear" w:color="auto" w:fill="auto"/>
            <w:noWrap/>
            <w:vAlign w:val="bottom"/>
          </w:tcPr>
          <w:p w14:paraId="3F1FBE67">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3FD845E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637C9C6E">
        <w:trPr>
          <w:trHeight w:val="280" w:hRule="atLeast"/>
        </w:trPr>
        <w:tc>
          <w:tcPr>
            <w:tcW w:w="586" w:type="pct"/>
            <w:tcBorders>
              <w:top w:val="nil"/>
              <w:left w:val="nil"/>
              <w:bottom w:val="nil"/>
              <w:right w:val="nil"/>
            </w:tcBorders>
            <w:shd w:val="clear" w:color="auto" w:fill="auto"/>
            <w:noWrap/>
            <w:vAlign w:val="bottom"/>
          </w:tcPr>
          <w:p w14:paraId="3D0ACD5D">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62752E8B">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w:t>
            </w:r>
          </w:p>
        </w:tc>
        <w:tc>
          <w:tcPr>
            <w:tcW w:w="678" w:type="pct"/>
            <w:tcBorders>
              <w:top w:val="nil"/>
              <w:left w:val="nil"/>
              <w:bottom w:val="single" w:color="auto" w:sz="4" w:space="0"/>
              <w:right w:val="single" w:color="auto" w:sz="4" w:space="0"/>
            </w:tcBorders>
            <w:shd w:val="clear" w:color="auto" w:fill="auto"/>
            <w:noWrap/>
            <w:vAlign w:val="bottom"/>
          </w:tcPr>
          <w:p w14:paraId="44876875">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INDIA</w:t>
            </w:r>
          </w:p>
        </w:tc>
        <w:tc>
          <w:tcPr>
            <w:tcW w:w="1864" w:type="pct"/>
            <w:tcBorders>
              <w:top w:val="nil"/>
              <w:left w:val="nil"/>
              <w:bottom w:val="single" w:color="auto" w:sz="4" w:space="0"/>
              <w:right w:val="single" w:color="auto" w:sz="4" w:space="0"/>
            </w:tcBorders>
            <w:shd w:val="clear" w:color="auto" w:fill="auto"/>
            <w:noWrap/>
            <w:vAlign w:val="bottom"/>
          </w:tcPr>
          <w:p w14:paraId="19BF21CE">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indicator(2021)-indicator(1003) OR indicator(1000)</w:t>
            </w:r>
          </w:p>
        </w:tc>
        <w:tc>
          <w:tcPr>
            <w:tcW w:w="1534" w:type="pct"/>
            <w:tcBorders>
              <w:top w:val="nil"/>
              <w:left w:val="nil"/>
              <w:bottom w:val="single" w:color="auto" w:sz="4" w:space="0"/>
              <w:right w:val="single" w:color="auto" w:sz="4" w:space="0"/>
            </w:tcBorders>
            <w:shd w:val="clear" w:color="auto" w:fill="auto"/>
            <w:noWrap/>
            <w:vAlign w:val="bottom"/>
          </w:tcPr>
          <w:p w14:paraId="5480926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 total borrowings OR Net worth</w:t>
            </w:r>
          </w:p>
        </w:tc>
      </w:tr>
      <w:tr w14:paraId="723B30AF">
        <w:trPr>
          <w:trHeight w:val="280" w:hRule="atLeast"/>
        </w:trPr>
        <w:tc>
          <w:tcPr>
            <w:tcW w:w="586" w:type="pct"/>
            <w:tcBorders>
              <w:top w:val="nil"/>
              <w:left w:val="nil"/>
              <w:bottom w:val="nil"/>
              <w:right w:val="nil"/>
            </w:tcBorders>
            <w:shd w:val="clear" w:color="auto" w:fill="auto"/>
            <w:noWrap/>
            <w:vAlign w:val="bottom"/>
          </w:tcPr>
          <w:p w14:paraId="3E8A183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MX</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52CF607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w:t>
            </w:r>
          </w:p>
        </w:tc>
        <w:tc>
          <w:tcPr>
            <w:tcW w:w="678" w:type="pct"/>
            <w:tcBorders>
              <w:top w:val="nil"/>
              <w:left w:val="nil"/>
              <w:bottom w:val="single" w:color="auto" w:sz="4" w:space="0"/>
              <w:right w:val="single" w:color="auto" w:sz="4" w:space="0"/>
            </w:tcBorders>
            <w:shd w:val="clear" w:color="auto" w:fill="auto"/>
            <w:noWrap/>
            <w:vAlign w:val="bottom"/>
          </w:tcPr>
          <w:p w14:paraId="78B4FD2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MEXICO</w:t>
            </w:r>
          </w:p>
        </w:tc>
        <w:tc>
          <w:tcPr>
            <w:tcW w:w="1864" w:type="pct"/>
            <w:tcBorders>
              <w:top w:val="nil"/>
              <w:left w:val="nil"/>
              <w:bottom w:val="single" w:color="auto" w:sz="4" w:space="0"/>
              <w:right w:val="single" w:color="auto" w:sz="4" w:space="0"/>
            </w:tcBorders>
            <w:shd w:val="clear" w:color="auto" w:fill="auto"/>
            <w:noWrap/>
            <w:vAlign w:val="bottom"/>
          </w:tcPr>
          <w:p w14:paraId="5260193B">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4BB4CD7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5E75BB22">
        <w:trPr>
          <w:trHeight w:val="280" w:hRule="atLeast"/>
        </w:trPr>
        <w:tc>
          <w:tcPr>
            <w:tcW w:w="586" w:type="pct"/>
            <w:tcBorders>
              <w:top w:val="nil"/>
              <w:left w:val="nil"/>
              <w:bottom w:val="nil"/>
              <w:right w:val="nil"/>
            </w:tcBorders>
            <w:shd w:val="clear" w:color="auto" w:fill="auto"/>
            <w:noWrap/>
            <w:vAlign w:val="bottom"/>
          </w:tcPr>
          <w:p w14:paraId="63C79D56">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7BEBDE81">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MYS</w:t>
            </w:r>
          </w:p>
        </w:tc>
        <w:tc>
          <w:tcPr>
            <w:tcW w:w="678" w:type="pct"/>
            <w:tcBorders>
              <w:top w:val="nil"/>
              <w:left w:val="nil"/>
              <w:bottom w:val="single" w:color="auto" w:sz="4" w:space="0"/>
              <w:right w:val="single" w:color="auto" w:sz="4" w:space="0"/>
            </w:tcBorders>
            <w:shd w:val="clear" w:color="auto" w:fill="auto"/>
            <w:noWrap/>
            <w:vAlign w:val="bottom"/>
          </w:tcPr>
          <w:p w14:paraId="22C3FB25">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MALAYSIA</w:t>
            </w:r>
          </w:p>
        </w:tc>
        <w:tc>
          <w:tcPr>
            <w:tcW w:w="1864" w:type="pct"/>
            <w:tcBorders>
              <w:top w:val="nil"/>
              <w:left w:val="nil"/>
              <w:bottom w:val="single" w:color="auto" w:sz="4" w:space="0"/>
              <w:right w:val="single" w:color="auto" w:sz="4" w:space="0"/>
            </w:tcBorders>
            <w:shd w:val="clear" w:color="auto" w:fill="auto"/>
            <w:noWrap/>
            <w:vAlign w:val="bottom"/>
          </w:tcPr>
          <w:p w14:paraId="53866CB8">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indicator(2021)-indicator(1003) OR indicator(1000)</w:t>
            </w:r>
          </w:p>
        </w:tc>
        <w:tc>
          <w:tcPr>
            <w:tcW w:w="1534" w:type="pct"/>
            <w:tcBorders>
              <w:top w:val="nil"/>
              <w:left w:val="nil"/>
              <w:bottom w:val="single" w:color="auto" w:sz="4" w:space="0"/>
              <w:right w:val="single" w:color="auto" w:sz="4" w:space="0"/>
            </w:tcBorders>
            <w:shd w:val="clear" w:color="auto" w:fill="auto"/>
            <w:noWrap/>
            <w:vAlign w:val="bottom"/>
          </w:tcPr>
          <w:p w14:paraId="6705A41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 total borrowings OR Net worth</w:t>
            </w:r>
          </w:p>
        </w:tc>
      </w:tr>
      <w:tr w14:paraId="0838D075">
        <w:trPr>
          <w:trHeight w:val="280" w:hRule="atLeast"/>
        </w:trPr>
        <w:tc>
          <w:tcPr>
            <w:tcW w:w="586" w:type="pct"/>
            <w:tcBorders>
              <w:top w:val="nil"/>
              <w:left w:val="nil"/>
              <w:bottom w:val="nil"/>
              <w:right w:val="nil"/>
            </w:tcBorders>
            <w:shd w:val="clear" w:color="auto" w:fill="auto"/>
            <w:noWrap/>
            <w:vAlign w:val="bottom"/>
          </w:tcPr>
          <w:p w14:paraId="6598F5F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382022A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w:t>
            </w:r>
          </w:p>
        </w:tc>
        <w:tc>
          <w:tcPr>
            <w:tcW w:w="678" w:type="pct"/>
            <w:tcBorders>
              <w:top w:val="nil"/>
              <w:left w:val="nil"/>
              <w:bottom w:val="single" w:color="auto" w:sz="4" w:space="0"/>
              <w:right w:val="single" w:color="auto" w:sz="4" w:space="0"/>
            </w:tcBorders>
            <w:shd w:val="clear" w:color="auto" w:fill="auto"/>
            <w:noWrap/>
            <w:vAlign w:val="bottom"/>
          </w:tcPr>
          <w:p w14:paraId="43DE1D0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NICARAGUA</w:t>
            </w:r>
          </w:p>
        </w:tc>
        <w:tc>
          <w:tcPr>
            <w:tcW w:w="1864" w:type="pct"/>
            <w:tcBorders>
              <w:top w:val="nil"/>
              <w:left w:val="nil"/>
              <w:bottom w:val="single" w:color="auto" w:sz="4" w:space="0"/>
              <w:right w:val="single" w:color="auto" w:sz="4" w:space="0"/>
            </w:tcBorders>
            <w:shd w:val="clear" w:color="auto" w:fill="auto"/>
            <w:noWrap/>
            <w:vAlign w:val="bottom"/>
          </w:tcPr>
          <w:p w14:paraId="3B0DB1B9">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1767E7E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0F072F52">
        <w:trPr>
          <w:trHeight w:val="280" w:hRule="atLeast"/>
        </w:trPr>
        <w:tc>
          <w:tcPr>
            <w:tcW w:w="586" w:type="pct"/>
            <w:tcBorders>
              <w:top w:val="nil"/>
              <w:left w:val="nil"/>
              <w:bottom w:val="nil"/>
              <w:right w:val="nil"/>
            </w:tcBorders>
            <w:shd w:val="clear" w:color="auto" w:fill="auto"/>
            <w:noWrap/>
            <w:vAlign w:val="bottom"/>
          </w:tcPr>
          <w:p w14:paraId="06A1C0D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066EE12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w:t>
            </w:r>
          </w:p>
        </w:tc>
        <w:tc>
          <w:tcPr>
            <w:tcW w:w="678" w:type="pct"/>
            <w:tcBorders>
              <w:top w:val="nil"/>
              <w:left w:val="nil"/>
              <w:bottom w:val="single" w:color="auto" w:sz="4" w:space="0"/>
              <w:right w:val="single" w:color="auto" w:sz="4" w:space="0"/>
            </w:tcBorders>
            <w:shd w:val="clear" w:color="auto" w:fill="auto"/>
            <w:noWrap/>
            <w:vAlign w:val="bottom"/>
          </w:tcPr>
          <w:p w14:paraId="66BF623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PANAMA</w:t>
            </w:r>
          </w:p>
        </w:tc>
        <w:tc>
          <w:tcPr>
            <w:tcW w:w="1864" w:type="pct"/>
            <w:tcBorders>
              <w:top w:val="nil"/>
              <w:left w:val="nil"/>
              <w:bottom w:val="single" w:color="auto" w:sz="4" w:space="0"/>
              <w:right w:val="single" w:color="auto" w:sz="4" w:space="0"/>
            </w:tcBorders>
            <w:shd w:val="clear" w:color="auto" w:fill="auto"/>
            <w:noWrap/>
            <w:vAlign w:val="bottom"/>
          </w:tcPr>
          <w:p w14:paraId="5728A14A">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4CC079A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23D1AB5B">
        <w:trPr>
          <w:trHeight w:val="280" w:hRule="atLeast"/>
        </w:trPr>
        <w:tc>
          <w:tcPr>
            <w:tcW w:w="586" w:type="pct"/>
            <w:tcBorders>
              <w:top w:val="nil"/>
              <w:left w:val="nil"/>
              <w:bottom w:val="nil"/>
              <w:right w:val="nil"/>
            </w:tcBorders>
            <w:shd w:val="clear" w:color="auto" w:fill="auto"/>
            <w:noWrap/>
            <w:vAlign w:val="bottom"/>
          </w:tcPr>
          <w:p w14:paraId="21AF0CB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5388B87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w:t>
            </w:r>
          </w:p>
        </w:tc>
        <w:tc>
          <w:tcPr>
            <w:tcW w:w="678" w:type="pct"/>
            <w:tcBorders>
              <w:top w:val="nil"/>
              <w:left w:val="nil"/>
              <w:bottom w:val="single" w:color="auto" w:sz="4" w:space="0"/>
              <w:right w:val="single" w:color="auto" w:sz="4" w:space="0"/>
            </w:tcBorders>
            <w:shd w:val="clear" w:color="auto" w:fill="auto"/>
            <w:noWrap/>
            <w:vAlign w:val="bottom"/>
          </w:tcPr>
          <w:p w14:paraId="3F19156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PERU</w:t>
            </w:r>
          </w:p>
        </w:tc>
        <w:tc>
          <w:tcPr>
            <w:tcW w:w="1864" w:type="pct"/>
            <w:tcBorders>
              <w:top w:val="nil"/>
              <w:left w:val="nil"/>
              <w:bottom w:val="single" w:color="auto" w:sz="4" w:space="0"/>
              <w:right w:val="single" w:color="auto" w:sz="4" w:space="0"/>
            </w:tcBorders>
            <w:shd w:val="clear" w:color="auto" w:fill="auto"/>
            <w:noWrap/>
            <w:vAlign w:val="bottom"/>
          </w:tcPr>
          <w:p w14:paraId="4056F366">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62C467D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45934B44">
        <w:trPr>
          <w:trHeight w:val="280" w:hRule="atLeast"/>
        </w:trPr>
        <w:tc>
          <w:tcPr>
            <w:tcW w:w="586" w:type="pct"/>
            <w:tcBorders>
              <w:top w:val="nil"/>
              <w:left w:val="nil"/>
              <w:bottom w:val="nil"/>
              <w:right w:val="nil"/>
            </w:tcBorders>
            <w:shd w:val="clear" w:color="auto" w:fill="auto"/>
            <w:noWrap/>
            <w:vAlign w:val="bottom"/>
          </w:tcPr>
          <w:p w14:paraId="3DA797A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PY</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6170BF9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PRY</w:t>
            </w:r>
          </w:p>
        </w:tc>
        <w:tc>
          <w:tcPr>
            <w:tcW w:w="678" w:type="pct"/>
            <w:tcBorders>
              <w:top w:val="nil"/>
              <w:left w:val="nil"/>
              <w:bottom w:val="single" w:color="auto" w:sz="4" w:space="0"/>
              <w:right w:val="single" w:color="auto" w:sz="4" w:space="0"/>
            </w:tcBorders>
            <w:shd w:val="clear" w:color="auto" w:fill="auto"/>
            <w:noWrap/>
            <w:vAlign w:val="bottom"/>
          </w:tcPr>
          <w:p w14:paraId="3D732EB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PARAGUAY</w:t>
            </w:r>
          </w:p>
        </w:tc>
        <w:tc>
          <w:tcPr>
            <w:tcW w:w="1864" w:type="pct"/>
            <w:tcBorders>
              <w:top w:val="nil"/>
              <w:left w:val="nil"/>
              <w:bottom w:val="single" w:color="auto" w:sz="4" w:space="0"/>
              <w:right w:val="single" w:color="auto" w:sz="4" w:space="0"/>
            </w:tcBorders>
            <w:shd w:val="clear" w:color="auto" w:fill="auto"/>
            <w:noWrap/>
            <w:vAlign w:val="bottom"/>
          </w:tcPr>
          <w:p w14:paraId="06D31B8A">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6BD42B7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0484F56B">
        <w:trPr>
          <w:trHeight w:val="280" w:hRule="atLeast"/>
        </w:trPr>
        <w:tc>
          <w:tcPr>
            <w:tcW w:w="586" w:type="pct"/>
            <w:tcBorders>
              <w:top w:val="nil"/>
              <w:left w:val="nil"/>
              <w:bottom w:val="nil"/>
              <w:right w:val="nil"/>
            </w:tcBorders>
            <w:shd w:val="clear" w:color="auto" w:fill="auto"/>
            <w:noWrap/>
            <w:vAlign w:val="bottom"/>
          </w:tcPr>
          <w:p w14:paraId="3EBB58F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SV</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3451508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SLV</w:t>
            </w:r>
          </w:p>
        </w:tc>
        <w:tc>
          <w:tcPr>
            <w:tcW w:w="678" w:type="pct"/>
            <w:tcBorders>
              <w:top w:val="nil"/>
              <w:left w:val="nil"/>
              <w:bottom w:val="single" w:color="auto" w:sz="4" w:space="0"/>
              <w:right w:val="single" w:color="auto" w:sz="4" w:space="0"/>
            </w:tcBorders>
            <w:shd w:val="clear" w:color="auto" w:fill="auto"/>
            <w:noWrap/>
            <w:vAlign w:val="bottom"/>
          </w:tcPr>
          <w:p w14:paraId="2E8B1F7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EL SALVADOR</w:t>
            </w:r>
          </w:p>
        </w:tc>
        <w:tc>
          <w:tcPr>
            <w:tcW w:w="1864" w:type="pct"/>
            <w:tcBorders>
              <w:top w:val="nil"/>
              <w:left w:val="nil"/>
              <w:bottom w:val="single" w:color="auto" w:sz="4" w:space="0"/>
              <w:right w:val="single" w:color="auto" w:sz="4" w:space="0"/>
            </w:tcBorders>
            <w:shd w:val="clear" w:color="auto" w:fill="auto"/>
            <w:noWrap/>
            <w:vAlign w:val="bottom"/>
          </w:tcPr>
          <w:p w14:paraId="2A43CD16">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061F943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07F2A535">
        <w:trPr>
          <w:trHeight w:val="280" w:hRule="atLeast"/>
        </w:trPr>
        <w:tc>
          <w:tcPr>
            <w:tcW w:w="586" w:type="pct"/>
            <w:tcBorders>
              <w:top w:val="nil"/>
              <w:left w:val="nil"/>
              <w:bottom w:val="nil"/>
              <w:right w:val="nil"/>
            </w:tcBorders>
            <w:shd w:val="clear" w:color="auto" w:fill="auto"/>
            <w:noWrap/>
            <w:vAlign w:val="bottom"/>
          </w:tcPr>
          <w:p w14:paraId="7BC7C6A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UY</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3A1C40F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URY</w:t>
            </w:r>
          </w:p>
        </w:tc>
        <w:tc>
          <w:tcPr>
            <w:tcW w:w="678" w:type="pct"/>
            <w:tcBorders>
              <w:top w:val="nil"/>
              <w:left w:val="nil"/>
              <w:bottom w:val="single" w:color="auto" w:sz="4" w:space="0"/>
              <w:right w:val="single" w:color="auto" w:sz="4" w:space="0"/>
            </w:tcBorders>
            <w:shd w:val="clear" w:color="auto" w:fill="auto"/>
            <w:noWrap/>
            <w:vAlign w:val="bottom"/>
          </w:tcPr>
          <w:p w14:paraId="68F5375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URUGUAY</w:t>
            </w:r>
          </w:p>
        </w:tc>
        <w:tc>
          <w:tcPr>
            <w:tcW w:w="1864" w:type="pct"/>
            <w:tcBorders>
              <w:top w:val="nil"/>
              <w:left w:val="nil"/>
              <w:bottom w:val="single" w:color="auto" w:sz="4" w:space="0"/>
              <w:right w:val="single" w:color="auto" w:sz="4" w:space="0"/>
            </w:tcBorders>
            <w:shd w:val="clear" w:color="auto" w:fill="auto"/>
            <w:noWrap/>
            <w:vAlign w:val="bottom"/>
          </w:tcPr>
          <w:p w14:paraId="22590F3A">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4DA9D8E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r w14:paraId="59EE34F0">
        <w:trPr>
          <w:trHeight w:val="280" w:hRule="atLeast"/>
        </w:trPr>
        <w:tc>
          <w:tcPr>
            <w:tcW w:w="586" w:type="pct"/>
            <w:tcBorders>
              <w:top w:val="nil"/>
              <w:left w:val="nil"/>
              <w:bottom w:val="nil"/>
              <w:right w:val="nil"/>
            </w:tcBorders>
            <w:shd w:val="clear" w:color="auto" w:fill="auto"/>
            <w:noWrap/>
            <w:vAlign w:val="bottom"/>
          </w:tcPr>
          <w:p w14:paraId="02B897D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w:t>
            </w:r>
          </w:p>
        </w:tc>
        <w:tc>
          <w:tcPr>
            <w:tcW w:w="338" w:type="pct"/>
            <w:tcBorders>
              <w:top w:val="nil"/>
              <w:left w:val="single" w:color="auto" w:sz="4" w:space="0"/>
              <w:bottom w:val="single" w:color="auto" w:sz="4" w:space="0"/>
              <w:right w:val="single" w:color="auto" w:sz="4" w:space="0"/>
            </w:tcBorders>
            <w:shd w:val="clear" w:color="auto" w:fill="auto"/>
            <w:noWrap/>
            <w:vAlign w:val="bottom"/>
          </w:tcPr>
          <w:p w14:paraId="7EA574F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w:t>
            </w:r>
          </w:p>
        </w:tc>
        <w:tc>
          <w:tcPr>
            <w:tcW w:w="678" w:type="pct"/>
            <w:tcBorders>
              <w:top w:val="nil"/>
              <w:left w:val="nil"/>
              <w:bottom w:val="single" w:color="auto" w:sz="4" w:space="0"/>
              <w:right w:val="single" w:color="auto" w:sz="4" w:space="0"/>
            </w:tcBorders>
            <w:shd w:val="clear" w:color="auto" w:fill="auto"/>
            <w:noWrap/>
            <w:vAlign w:val="bottom"/>
          </w:tcPr>
          <w:p w14:paraId="2C85C0A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VENEZUELA</w:t>
            </w:r>
          </w:p>
        </w:tc>
        <w:tc>
          <w:tcPr>
            <w:tcW w:w="1864" w:type="pct"/>
            <w:tcBorders>
              <w:top w:val="nil"/>
              <w:left w:val="nil"/>
              <w:bottom w:val="single" w:color="auto" w:sz="4" w:space="0"/>
              <w:right w:val="single" w:color="auto" w:sz="4" w:space="0"/>
            </w:tcBorders>
            <w:shd w:val="clear" w:color="auto" w:fill="auto"/>
            <w:noWrap/>
            <w:vAlign w:val="bottom"/>
          </w:tcPr>
          <w:p w14:paraId="223C1CEF">
            <w:pPr>
              <w:widowControl/>
              <w:jc w:val="left"/>
              <w:rPr>
                <w:rFonts w:ascii="Arial" w:hAnsi="Arial" w:eastAsia="Times New Roman" w:cs="Arial"/>
                <w:color w:val="0070C0"/>
                <w:kern w:val="0"/>
                <w:sz w:val="22"/>
                <w:lang w:val="en-GB"/>
              </w:rPr>
            </w:pPr>
            <w:r>
              <w:rPr>
                <w:rFonts w:ascii="Arial" w:hAnsi="Arial" w:eastAsia="Times New Roman" w:cs="Arial"/>
                <w:color w:val="0070C0"/>
                <w:kern w:val="0"/>
                <w:sz w:val="22"/>
                <w:lang w:val="en-GB"/>
              </w:rPr>
              <w:t>indicator(1)-indicator(9) OR indicator(21)</w:t>
            </w:r>
          </w:p>
        </w:tc>
        <w:tc>
          <w:tcPr>
            <w:tcW w:w="1534" w:type="pct"/>
            <w:tcBorders>
              <w:top w:val="nil"/>
              <w:left w:val="nil"/>
              <w:bottom w:val="single" w:color="auto" w:sz="4" w:space="0"/>
              <w:right w:val="single" w:color="auto" w:sz="4" w:space="0"/>
            </w:tcBorders>
            <w:shd w:val="clear" w:color="auto" w:fill="auto"/>
            <w:noWrap/>
            <w:vAlign w:val="bottom"/>
          </w:tcPr>
          <w:p w14:paraId="772ECFF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total assets - total liabilities OR Equity</w:t>
            </w:r>
          </w:p>
        </w:tc>
      </w:tr>
    </w:tbl>
    <w:p w14:paraId="2AFCB230">
      <w:pPr>
        <w:jc w:val="left"/>
        <w:rPr>
          <w:rFonts w:hint="eastAsia" w:ascii="微软雅黑" w:hAnsi="微软雅黑" w:eastAsia="微软雅黑"/>
          <w:color w:val="C00000"/>
          <w:lang w:val="en-GB"/>
        </w:rPr>
      </w:pPr>
    </w:p>
    <w:p w14:paraId="5B53427B">
      <w:pPr>
        <w:jc w:val="left"/>
        <w:rPr>
          <w:rFonts w:hint="eastAsia" w:ascii="微软雅黑" w:hAnsi="微软雅黑" w:eastAsia="微软雅黑"/>
          <w:color w:val="C00000"/>
          <w:lang w:val="en-GB"/>
        </w:rPr>
      </w:pPr>
      <w:r>
        <w:rPr>
          <w:rFonts w:hint="eastAsia" w:ascii="微软雅黑" w:hAnsi="微软雅黑" w:eastAsia="微软雅黑"/>
          <w:color w:val="C00000"/>
          <w:lang w:val="en-GB"/>
        </w:rPr>
        <w:t>2026/5/22：示例理解：以上可以直接用indicator.type.value=“21”代表</w:t>
      </w:r>
      <w:r>
        <w:rPr>
          <w:rFonts w:ascii="Arial" w:hAnsi="Arial" w:eastAsia="Times New Roman" w:cs="Arial"/>
          <w:color w:val="000000"/>
          <w:kern w:val="0"/>
          <w:sz w:val="22"/>
          <w:lang w:val="en-GB"/>
        </w:rPr>
        <w:t>AR</w:t>
      </w:r>
      <w:r>
        <w:rPr>
          <w:rFonts w:hint="eastAsia" w:ascii="宋体" w:hAnsi="宋体" w:eastAsia="宋体" w:cs="宋体"/>
          <w:color w:val="000000"/>
          <w:kern w:val="0"/>
          <w:sz w:val="22"/>
          <w:lang w:val="en-GB"/>
        </w:rPr>
        <w:t>国家的</w:t>
      </w:r>
      <w:r>
        <w:rPr>
          <w:rFonts w:hint="eastAsia" w:ascii="微软雅黑" w:hAnsi="微软雅黑" w:eastAsia="微软雅黑"/>
          <w:color w:val="C00000"/>
          <w:lang w:val="en-GB"/>
        </w:rPr>
        <w:t>净资产</w:t>
      </w:r>
    </w:p>
    <w:p w14:paraId="0CF4BA48">
      <w:pPr>
        <w:jc w:val="left"/>
        <w:rPr>
          <w:rFonts w:hint="eastAsia" w:ascii="微软雅黑" w:hAnsi="微软雅黑" w:eastAsia="微软雅黑"/>
          <w:color w:val="C00000"/>
          <w:lang w:val="en-GB"/>
        </w:rPr>
      </w:pPr>
    </w:p>
    <w:p w14:paraId="32B526E6">
      <w:pPr>
        <w:pStyle w:val="14"/>
        <w:numPr>
          <w:ilvl w:val="0"/>
          <w:numId w:val="6"/>
        </w:numPr>
        <w:ind w:firstLineChars="0"/>
        <w:jc w:val="left"/>
        <w:rPr>
          <w:rFonts w:hint="eastAsia" w:ascii="微软雅黑" w:hAnsi="微软雅黑" w:eastAsia="微软雅黑"/>
          <w:color w:val="C00000"/>
          <w:lang w:val="en-GB"/>
        </w:rPr>
      </w:pPr>
      <w:r>
        <w:rPr>
          <w:rFonts w:hint="eastAsia" w:ascii="微软雅黑" w:hAnsi="微软雅黑" w:eastAsia="微软雅黑"/>
          <w:color w:val="C00000"/>
          <w:lang w:val="en-GB"/>
        </w:rPr>
        <w:t>资产负债率</w:t>
      </w:r>
    </w:p>
    <w:p w14:paraId="64DB228E">
      <w:pPr>
        <w:pStyle w:val="14"/>
        <w:numPr>
          <w:ilvl w:val="0"/>
          <w:numId w:val="6"/>
        </w:numPr>
        <w:ind w:firstLineChars="0"/>
        <w:jc w:val="left"/>
        <w:rPr>
          <w:rFonts w:hint="eastAsia" w:ascii="微软雅黑" w:hAnsi="微软雅黑" w:eastAsia="微软雅黑"/>
          <w:color w:val="C00000"/>
          <w:lang w:val="en-GB"/>
        </w:rPr>
      </w:pPr>
    </w:p>
    <w:tbl>
      <w:tblPr>
        <w:tblStyle w:val="8"/>
        <w:tblW w:w="31675" w:type="dxa"/>
        <w:tblInd w:w="0" w:type="dxa"/>
        <w:tblLayout w:type="autofit"/>
        <w:tblCellMar>
          <w:top w:w="0" w:type="dxa"/>
          <w:left w:w="108" w:type="dxa"/>
          <w:bottom w:w="0" w:type="dxa"/>
          <w:right w:w="108" w:type="dxa"/>
        </w:tblCellMar>
      </w:tblPr>
      <w:tblGrid>
        <w:gridCol w:w="1348"/>
        <w:gridCol w:w="780"/>
        <w:gridCol w:w="1562"/>
        <w:gridCol w:w="726"/>
        <w:gridCol w:w="27264"/>
      </w:tblGrid>
      <w:tr w14:paraId="6B084BB3">
        <w:trPr>
          <w:trHeight w:val="560" w:hRule="atLeast"/>
        </w:trPr>
        <w:tc>
          <w:tcPr>
            <w:tcW w:w="1357" w:type="dxa"/>
            <w:tcBorders>
              <w:top w:val="nil"/>
              <w:left w:val="nil"/>
              <w:bottom w:val="nil"/>
              <w:right w:val="nil"/>
            </w:tcBorders>
            <w:shd w:val="clear" w:color="auto" w:fill="auto"/>
            <w:noWrap/>
            <w:vAlign w:val="bottom"/>
          </w:tcPr>
          <w:p w14:paraId="14DF450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 Code</w:t>
            </w:r>
          </w:p>
        </w:tc>
        <w:tc>
          <w:tcPr>
            <w:tcW w:w="785"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46864A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ISO-3</w:t>
            </w:r>
          </w:p>
        </w:tc>
        <w:tc>
          <w:tcPr>
            <w:tcW w:w="1568" w:type="dxa"/>
            <w:tcBorders>
              <w:top w:val="single" w:color="auto" w:sz="4" w:space="0"/>
              <w:left w:val="nil"/>
              <w:bottom w:val="single" w:color="auto" w:sz="4" w:space="0"/>
              <w:right w:val="single" w:color="auto" w:sz="4" w:space="0"/>
            </w:tcBorders>
            <w:shd w:val="clear" w:color="auto" w:fill="auto"/>
            <w:noWrap/>
            <w:vAlign w:val="bottom"/>
          </w:tcPr>
          <w:p w14:paraId="43E93FB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w:t>
            </w:r>
          </w:p>
        </w:tc>
        <w:tc>
          <w:tcPr>
            <w:tcW w:w="476" w:type="dxa"/>
            <w:tcBorders>
              <w:top w:val="single" w:color="auto" w:sz="4" w:space="0"/>
              <w:left w:val="nil"/>
              <w:bottom w:val="single" w:color="auto" w:sz="4" w:space="0"/>
              <w:right w:val="single" w:color="auto" w:sz="4" w:space="0"/>
            </w:tcBorders>
            <w:shd w:val="clear" w:color="auto" w:fill="auto"/>
            <w:vAlign w:val="bottom"/>
          </w:tcPr>
          <w:p w14:paraId="663E376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Debt Ratio</w:t>
            </w:r>
            <w:r>
              <w:rPr>
                <w:rFonts w:ascii="Arial" w:hAnsi="Arial" w:eastAsia="Times New Roman" w:cs="Arial"/>
                <w:color w:val="000000"/>
                <w:kern w:val="0"/>
                <w:sz w:val="22"/>
                <w:lang w:val="en-GB"/>
              </w:rPr>
              <w:br w:type="textWrapping"/>
            </w:r>
            <w:r>
              <w:rPr>
                <w:rFonts w:ascii="宋体" w:hAnsi="宋体" w:eastAsia="宋体" w:cs="宋体"/>
                <w:color w:val="000000"/>
                <w:kern w:val="0"/>
                <w:sz w:val="22"/>
                <w:lang w:val="en-GB"/>
              </w:rPr>
              <w:t>资产负债率</w:t>
            </w:r>
          </w:p>
        </w:tc>
        <w:tc>
          <w:tcPr>
            <w:tcW w:w="27489" w:type="dxa"/>
            <w:tcBorders>
              <w:top w:val="single" w:color="auto" w:sz="4" w:space="0"/>
              <w:left w:val="nil"/>
              <w:bottom w:val="single" w:color="auto" w:sz="4" w:space="0"/>
              <w:right w:val="single" w:color="auto" w:sz="4" w:space="0"/>
            </w:tcBorders>
            <w:shd w:val="clear" w:color="auto" w:fill="auto"/>
            <w:noWrap/>
            <w:vAlign w:val="bottom"/>
          </w:tcPr>
          <w:p w14:paraId="7BE0682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formula</w:t>
            </w:r>
          </w:p>
        </w:tc>
      </w:tr>
      <w:tr w14:paraId="2CC1CD43">
        <w:trPr>
          <w:trHeight w:val="280" w:hRule="atLeast"/>
        </w:trPr>
        <w:tc>
          <w:tcPr>
            <w:tcW w:w="1357" w:type="dxa"/>
            <w:tcBorders>
              <w:top w:val="nil"/>
              <w:left w:val="nil"/>
              <w:bottom w:val="nil"/>
              <w:right w:val="nil"/>
            </w:tcBorders>
            <w:shd w:val="clear" w:color="auto" w:fill="auto"/>
            <w:noWrap/>
            <w:vAlign w:val="bottom"/>
          </w:tcPr>
          <w:p w14:paraId="384D006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7D1511F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w:t>
            </w:r>
          </w:p>
        </w:tc>
        <w:tc>
          <w:tcPr>
            <w:tcW w:w="1568" w:type="dxa"/>
            <w:tcBorders>
              <w:top w:val="nil"/>
              <w:left w:val="nil"/>
              <w:bottom w:val="single" w:color="auto" w:sz="4" w:space="0"/>
              <w:right w:val="single" w:color="auto" w:sz="4" w:space="0"/>
            </w:tcBorders>
            <w:shd w:val="clear" w:color="auto" w:fill="auto"/>
            <w:noWrap/>
            <w:vAlign w:val="bottom"/>
          </w:tcPr>
          <w:p w14:paraId="2C5EDA1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ARGENTINA</w:t>
            </w:r>
          </w:p>
        </w:tc>
        <w:tc>
          <w:tcPr>
            <w:tcW w:w="476" w:type="dxa"/>
            <w:tcBorders>
              <w:top w:val="nil"/>
              <w:left w:val="nil"/>
              <w:bottom w:val="single" w:color="auto" w:sz="4" w:space="0"/>
              <w:right w:val="single" w:color="auto" w:sz="4" w:space="0"/>
            </w:tcBorders>
            <w:shd w:val="clear" w:color="auto" w:fill="auto"/>
            <w:noWrap/>
            <w:vAlign w:val="bottom"/>
          </w:tcPr>
          <w:p w14:paraId="4DE18862">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603A043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0A144640">
        <w:trPr>
          <w:trHeight w:val="280" w:hRule="atLeast"/>
        </w:trPr>
        <w:tc>
          <w:tcPr>
            <w:tcW w:w="1357" w:type="dxa"/>
            <w:tcBorders>
              <w:top w:val="nil"/>
              <w:left w:val="nil"/>
              <w:bottom w:val="nil"/>
              <w:right w:val="nil"/>
            </w:tcBorders>
            <w:shd w:val="clear" w:color="auto" w:fill="auto"/>
            <w:noWrap/>
            <w:vAlign w:val="bottom"/>
          </w:tcPr>
          <w:p w14:paraId="21EC5E2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03E4DDB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w:t>
            </w:r>
          </w:p>
        </w:tc>
        <w:tc>
          <w:tcPr>
            <w:tcW w:w="1568" w:type="dxa"/>
            <w:tcBorders>
              <w:top w:val="nil"/>
              <w:left w:val="nil"/>
              <w:bottom w:val="single" w:color="auto" w:sz="4" w:space="0"/>
              <w:right w:val="single" w:color="auto" w:sz="4" w:space="0"/>
            </w:tcBorders>
            <w:shd w:val="clear" w:color="auto" w:fill="auto"/>
            <w:noWrap/>
            <w:vAlign w:val="bottom"/>
          </w:tcPr>
          <w:p w14:paraId="7E1A0C9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BOLIVIA</w:t>
            </w:r>
          </w:p>
        </w:tc>
        <w:tc>
          <w:tcPr>
            <w:tcW w:w="476" w:type="dxa"/>
            <w:tcBorders>
              <w:top w:val="nil"/>
              <w:left w:val="nil"/>
              <w:bottom w:val="single" w:color="auto" w:sz="4" w:space="0"/>
              <w:right w:val="single" w:color="auto" w:sz="4" w:space="0"/>
            </w:tcBorders>
            <w:shd w:val="clear" w:color="auto" w:fill="auto"/>
            <w:noWrap/>
            <w:vAlign w:val="bottom"/>
          </w:tcPr>
          <w:p w14:paraId="48611022">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4EB4D32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4C07E30C">
        <w:trPr>
          <w:trHeight w:val="280" w:hRule="atLeast"/>
        </w:trPr>
        <w:tc>
          <w:tcPr>
            <w:tcW w:w="1357" w:type="dxa"/>
            <w:tcBorders>
              <w:top w:val="nil"/>
              <w:left w:val="nil"/>
              <w:bottom w:val="nil"/>
              <w:right w:val="nil"/>
            </w:tcBorders>
            <w:shd w:val="clear" w:color="auto" w:fill="auto"/>
            <w:noWrap/>
            <w:vAlign w:val="bottom"/>
          </w:tcPr>
          <w:p w14:paraId="46D7ADA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5B2D1C6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w:t>
            </w:r>
          </w:p>
        </w:tc>
        <w:tc>
          <w:tcPr>
            <w:tcW w:w="1568" w:type="dxa"/>
            <w:tcBorders>
              <w:top w:val="nil"/>
              <w:left w:val="nil"/>
              <w:bottom w:val="single" w:color="auto" w:sz="4" w:space="0"/>
              <w:right w:val="single" w:color="auto" w:sz="4" w:space="0"/>
            </w:tcBorders>
            <w:shd w:val="clear" w:color="auto" w:fill="auto"/>
            <w:noWrap/>
            <w:vAlign w:val="bottom"/>
          </w:tcPr>
          <w:p w14:paraId="6CA6B11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BRAZIL</w:t>
            </w:r>
          </w:p>
        </w:tc>
        <w:tc>
          <w:tcPr>
            <w:tcW w:w="476" w:type="dxa"/>
            <w:tcBorders>
              <w:top w:val="nil"/>
              <w:left w:val="nil"/>
              <w:bottom w:val="single" w:color="auto" w:sz="4" w:space="0"/>
              <w:right w:val="single" w:color="auto" w:sz="4" w:space="0"/>
            </w:tcBorders>
            <w:shd w:val="clear" w:color="auto" w:fill="auto"/>
            <w:noWrap/>
            <w:vAlign w:val="bottom"/>
          </w:tcPr>
          <w:p w14:paraId="51E4C939">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510871F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0F551B2C">
        <w:trPr>
          <w:trHeight w:val="280" w:hRule="atLeast"/>
        </w:trPr>
        <w:tc>
          <w:tcPr>
            <w:tcW w:w="1357" w:type="dxa"/>
            <w:tcBorders>
              <w:top w:val="nil"/>
              <w:left w:val="nil"/>
              <w:bottom w:val="nil"/>
              <w:right w:val="nil"/>
            </w:tcBorders>
            <w:shd w:val="clear" w:color="auto" w:fill="auto"/>
            <w:noWrap/>
            <w:vAlign w:val="bottom"/>
          </w:tcPr>
          <w:p w14:paraId="659E1B8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CL</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7D93C20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CHL</w:t>
            </w:r>
          </w:p>
        </w:tc>
        <w:tc>
          <w:tcPr>
            <w:tcW w:w="1568" w:type="dxa"/>
            <w:tcBorders>
              <w:top w:val="nil"/>
              <w:left w:val="nil"/>
              <w:bottom w:val="single" w:color="auto" w:sz="4" w:space="0"/>
              <w:right w:val="single" w:color="auto" w:sz="4" w:space="0"/>
            </w:tcBorders>
            <w:shd w:val="clear" w:color="auto" w:fill="auto"/>
            <w:noWrap/>
            <w:vAlign w:val="bottom"/>
          </w:tcPr>
          <w:p w14:paraId="2888075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CHILE</w:t>
            </w:r>
          </w:p>
        </w:tc>
        <w:tc>
          <w:tcPr>
            <w:tcW w:w="476" w:type="dxa"/>
            <w:tcBorders>
              <w:top w:val="nil"/>
              <w:left w:val="nil"/>
              <w:bottom w:val="single" w:color="auto" w:sz="4" w:space="0"/>
              <w:right w:val="single" w:color="auto" w:sz="4" w:space="0"/>
            </w:tcBorders>
            <w:shd w:val="clear" w:color="auto" w:fill="auto"/>
            <w:noWrap/>
            <w:vAlign w:val="bottom"/>
          </w:tcPr>
          <w:p w14:paraId="058DC137">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2A3A081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46750D8A">
        <w:trPr>
          <w:trHeight w:val="280" w:hRule="atLeast"/>
        </w:trPr>
        <w:tc>
          <w:tcPr>
            <w:tcW w:w="1357" w:type="dxa"/>
            <w:tcBorders>
              <w:top w:val="nil"/>
              <w:left w:val="nil"/>
              <w:bottom w:val="nil"/>
              <w:right w:val="nil"/>
            </w:tcBorders>
            <w:shd w:val="clear" w:color="auto" w:fill="auto"/>
            <w:noWrap/>
            <w:vAlign w:val="bottom"/>
          </w:tcPr>
          <w:p w14:paraId="4F001F0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52B34AA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w:t>
            </w:r>
          </w:p>
        </w:tc>
        <w:tc>
          <w:tcPr>
            <w:tcW w:w="1568" w:type="dxa"/>
            <w:tcBorders>
              <w:top w:val="nil"/>
              <w:left w:val="nil"/>
              <w:bottom w:val="single" w:color="auto" w:sz="4" w:space="0"/>
              <w:right w:val="single" w:color="auto" w:sz="4" w:space="0"/>
            </w:tcBorders>
            <w:shd w:val="clear" w:color="auto" w:fill="auto"/>
            <w:noWrap/>
            <w:vAlign w:val="bottom"/>
          </w:tcPr>
          <w:p w14:paraId="4343ACD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COLOMBIA</w:t>
            </w:r>
          </w:p>
        </w:tc>
        <w:tc>
          <w:tcPr>
            <w:tcW w:w="476" w:type="dxa"/>
            <w:tcBorders>
              <w:top w:val="nil"/>
              <w:left w:val="nil"/>
              <w:bottom w:val="single" w:color="auto" w:sz="4" w:space="0"/>
              <w:right w:val="single" w:color="auto" w:sz="4" w:space="0"/>
            </w:tcBorders>
            <w:shd w:val="clear" w:color="auto" w:fill="auto"/>
            <w:noWrap/>
            <w:vAlign w:val="bottom"/>
          </w:tcPr>
          <w:p w14:paraId="164B0C47">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5822B48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75A888A0">
        <w:trPr>
          <w:trHeight w:val="280" w:hRule="atLeast"/>
        </w:trPr>
        <w:tc>
          <w:tcPr>
            <w:tcW w:w="1357" w:type="dxa"/>
            <w:tcBorders>
              <w:top w:val="nil"/>
              <w:left w:val="nil"/>
              <w:bottom w:val="nil"/>
              <w:right w:val="nil"/>
            </w:tcBorders>
            <w:shd w:val="clear" w:color="auto" w:fill="auto"/>
            <w:noWrap/>
            <w:vAlign w:val="bottom"/>
          </w:tcPr>
          <w:p w14:paraId="1395473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60D8F76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CRI</w:t>
            </w:r>
          </w:p>
        </w:tc>
        <w:tc>
          <w:tcPr>
            <w:tcW w:w="1568" w:type="dxa"/>
            <w:tcBorders>
              <w:top w:val="nil"/>
              <w:left w:val="nil"/>
              <w:bottom w:val="single" w:color="auto" w:sz="4" w:space="0"/>
              <w:right w:val="single" w:color="auto" w:sz="4" w:space="0"/>
            </w:tcBorders>
            <w:shd w:val="clear" w:color="auto" w:fill="auto"/>
            <w:noWrap/>
            <w:vAlign w:val="bottom"/>
          </w:tcPr>
          <w:p w14:paraId="7E97BA4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COSTA RICA</w:t>
            </w:r>
          </w:p>
        </w:tc>
        <w:tc>
          <w:tcPr>
            <w:tcW w:w="476" w:type="dxa"/>
            <w:tcBorders>
              <w:top w:val="nil"/>
              <w:left w:val="nil"/>
              <w:bottom w:val="single" w:color="auto" w:sz="4" w:space="0"/>
              <w:right w:val="single" w:color="auto" w:sz="4" w:space="0"/>
            </w:tcBorders>
            <w:shd w:val="clear" w:color="auto" w:fill="auto"/>
            <w:noWrap/>
            <w:vAlign w:val="bottom"/>
          </w:tcPr>
          <w:p w14:paraId="1DD3094C">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44185CA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6478C3F6">
        <w:trPr>
          <w:trHeight w:val="280" w:hRule="atLeast"/>
        </w:trPr>
        <w:tc>
          <w:tcPr>
            <w:tcW w:w="1357" w:type="dxa"/>
            <w:tcBorders>
              <w:top w:val="nil"/>
              <w:left w:val="nil"/>
              <w:bottom w:val="nil"/>
              <w:right w:val="nil"/>
            </w:tcBorders>
            <w:shd w:val="clear" w:color="auto" w:fill="auto"/>
            <w:noWrap/>
            <w:vAlign w:val="bottom"/>
          </w:tcPr>
          <w:p w14:paraId="5D8E674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3B1CB9B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w:t>
            </w:r>
          </w:p>
        </w:tc>
        <w:tc>
          <w:tcPr>
            <w:tcW w:w="1568" w:type="dxa"/>
            <w:tcBorders>
              <w:top w:val="nil"/>
              <w:left w:val="nil"/>
              <w:bottom w:val="single" w:color="auto" w:sz="4" w:space="0"/>
              <w:right w:val="single" w:color="auto" w:sz="4" w:space="0"/>
            </w:tcBorders>
            <w:shd w:val="clear" w:color="auto" w:fill="auto"/>
            <w:noWrap/>
            <w:vAlign w:val="bottom"/>
          </w:tcPr>
          <w:p w14:paraId="580DF17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CUBA</w:t>
            </w:r>
          </w:p>
        </w:tc>
        <w:tc>
          <w:tcPr>
            <w:tcW w:w="476" w:type="dxa"/>
            <w:tcBorders>
              <w:top w:val="nil"/>
              <w:left w:val="nil"/>
              <w:bottom w:val="single" w:color="auto" w:sz="4" w:space="0"/>
              <w:right w:val="single" w:color="auto" w:sz="4" w:space="0"/>
            </w:tcBorders>
            <w:shd w:val="clear" w:color="auto" w:fill="auto"/>
            <w:noWrap/>
            <w:vAlign w:val="bottom"/>
          </w:tcPr>
          <w:p w14:paraId="29F5DE84">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586637D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1EF0D571">
        <w:trPr>
          <w:trHeight w:val="280" w:hRule="atLeast"/>
        </w:trPr>
        <w:tc>
          <w:tcPr>
            <w:tcW w:w="1357" w:type="dxa"/>
            <w:tcBorders>
              <w:top w:val="nil"/>
              <w:left w:val="nil"/>
              <w:bottom w:val="nil"/>
              <w:right w:val="nil"/>
            </w:tcBorders>
            <w:shd w:val="clear" w:color="auto" w:fill="auto"/>
            <w:noWrap/>
            <w:vAlign w:val="bottom"/>
          </w:tcPr>
          <w:p w14:paraId="0802AF8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6A157F6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w:t>
            </w:r>
          </w:p>
        </w:tc>
        <w:tc>
          <w:tcPr>
            <w:tcW w:w="1568" w:type="dxa"/>
            <w:tcBorders>
              <w:top w:val="nil"/>
              <w:left w:val="nil"/>
              <w:bottom w:val="single" w:color="auto" w:sz="4" w:space="0"/>
              <w:right w:val="single" w:color="auto" w:sz="4" w:space="0"/>
            </w:tcBorders>
            <w:shd w:val="clear" w:color="auto" w:fill="auto"/>
            <w:noWrap/>
            <w:vAlign w:val="bottom"/>
          </w:tcPr>
          <w:p w14:paraId="55C466D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DOMINICAN REP</w:t>
            </w:r>
          </w:p>
        </w:tc>
        <w:tc>
          <w:tcPr>
            <w:tcW w:w="476" w:type="dxa"/>
            <w:tcBorders>
              <w:top w:val="nil"/>
              <w:left w:val="nil"/>
              <w:bottom w:val="single" w:color="auto" w:sz="4" w:space="0"/>
              <w:right w:val="single" w:color="auto" w:sz="4" w:space="0"/>
            </w:tcBorders>
            <w:shd w:val="clear" w:color="auto" w:fill="auto"/>
            <w:noWrap/>
            <w:vAlign w:val="bottom"/>
          </w:tcPr>
          <w:p w14:paraId="6AA9D4DD">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10581A2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1B839A33">
        <w:trPr>
          <w:trHeight w:val="280" w:hRule="atLeast"/>
        </w:trPr>
        <w:tc>
          <w:tcPr>
            <w:tcW w:w="1357" w:type="dxa"/>
            <w:tcBorders>
              <w:top w:val="nil"/>
              <w:left w:val="nil"/>
              <w:bottom w:val="nil"/>
              <w:right w:val="nil"/>
            </w:tcBorders>
            <w:shd w:val="clear" w:color="auto" w:fill="auto"/>
            <w:noWrap/>
            <w:vAlign w:val="bottom"/>
          </w:tcPr>
          <w:p w14:paraId="1839002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5DC7C98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w:t>
            </w:r>
          </w:p>
        </w:tc>
        <w:tc>
          <w:tcPr>
            <w:tcW w:w="1568" w:type="dxa"/>
            <w:tcBorders>
              <w:top w:val="nil"/>
              <w:left w:val="nil"/>
              <w:bottom w:val="single" w:color="auto" w:sz="4" w:space="0"/>
              <w:right w:val="single" w:color="auto" w:sz="4" w:space="0"/>
            </w:tcBorders>
            <w:shd w:val="clear" w:color="auto" w:fill="auto"/>
            <w:noWrap/>
            <w:vAlign w:val="bottom"/>
          </w:tcPr>
          <w:p w14:paraId="548B5FC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ECUADOR</w:t>
            </w:r>
          </w:p>
        </w:tc>
        <w:tc>
          <w:tcPr>
            <w:tcW w:w="476" w:type="dxa"/>
            <w:tcBorders>
              <w:top w:val="nil"/>
              <w:left w:val="nil"/>
              <w:bottom w:val="single" w:color="auto" w:sz="4" w:space="0"/>
              <w:right w:val="single" w:color="auto" w:sz="4" w:space="0"/>
            </w:tcBorders>
            <w:shd w:val="clear" w:color="auto" w:fill="auto"/>
            <w:noWrap/>
            <w:vAlign w:val="bottom"/>
          </w:tcPr>
          <w:p w14:paraId="01E6AC1E">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0965A55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20195E5C">
        <w:trPr>
          <w:trHeight w:val="280" w:hRule="atLeast"/>
        </w:trPr>
        <w:tc>
          <w:tcPr>
            <w:tcW w:w="1357" w:type="dxa"/>
            <w:tcBorders>
              <w:top w:val="nil"/>
              <w:left w:val="nil"/>
              <w:bottom w:val="nil"/>
              <w:right w:val="nil"/>
            </w:tcBorders>
            <w:shd w:val="clear" w:color="auto" w:fill="auto"/>
            <w:noWrap/>
            <w:vAlign w:val="bottom"/>
          </w:tcPr>
          <w:p w14:paraId="22BF607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22E4D74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GTM</w:t>
            </w:r>
          </w:p>
        </w:tc>
        <w:tc>
          <w:tcPr>
            <w:tcW w:w="1568" w:type="dxa"/>
            <w:tcBorders>
              <w:top w:val="nil"/>
              <w:left w:val="nil"/>
              <w:bottom w:val="single" w:color="auto" w:sz="4" w:space="0"/>
              <w:right w:val="single" w:color="auto" w:sz="4" w:space="0"/>
            </w:tcBorders>
            <w:shd w:val="clear" w:color="auto" w:fill="auto"/>
            <w:noWrap/>
            <w:vAlign w:val="bottom"/>
          </w:tcPr>
          <w:p w14:paraId="40230A9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GUATEMALA</w:t>
            </w:r>
          </w:p>
        </w:tc>
        <w:tc>
          <w:tcPr>
            <w:tcW w:w="476" w:type="dxa"/>
            <w:tcBorders>
              <w:top w:val="nil"/>
              <w:left w:val="nil"/>
              <w:bottom w:val="single" w:color="auto" w:sz="4" w:space="0"/>
              <w:right w:val="single" w:color="auto" w:sz="4" w:space="0"/>
            </w:tcBorders>
            <w:shd w:val="clear" w:color="auto" w:fill="auto"/>
            <w:noWrap/>
            <w:vAlign w:val="bottom"/>
          </w:tcPr>
          <w:p w14:paraId="1B5AB5AA">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01F7F25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4154F324">
        <w:trPr>
          <w:trHeight w:val="280" w:hRule="atLeast"/>
        </w:trPr>
        <w:tc>
          <w:tcPr>
            <w:tcW w:w="1357" w:type="dxa"/>
            <w:tcBorders>
              <w:top w:val="nil"/>
              <w:left w:val="nil"/>
              <w:bottom w:val="nil"/>
              <w:right w:val="nil"/>
            </w:tcBorders>
            <w:shd w:val="clear" w:color="auto" w:fill="auto"/>
            <w:noWrap/>
            <w:vAlign w:val="bottom"/>
          </w:tcPr>
          <w:p w14:paraId="0845A5F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72FD14E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HND</w:t>
            </w:r>
          </w:p>
        </w:tc>
        <w:tc>
          <w:tcPr>
            <w:tcW w:w="1568" w:type="dxa"/>
            <w:tcBorders>
              <w:top w:val="nil"/>
              <w:left w:val="nil"/>
              <w:bottom w:val="single" w:color="auto" w:sz="4" w:space="0"/>
              <w:right w:val="single" w:color="auto" w:sz="4" w:space="0"/>
            </w:tcBorders>
            <w:shd w:val="clear" w:color="auto" w:fill="auto"/>
            <w:noWrap/>
            <w:vAlign w:val="bottom"/>
          </w:tcPr>
          <w:p w14:paraId="7218AF4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HONDURAS</w:t>
            </w:r>
          </w:p>
        </w:tc>
        <w:tc>
          <w:tcPr>
            <w:tcW w:w="476" w:type="dxa"/>
            <w:tcBorders>
              <w:top w:val="nil"/>
              <w:left w:val="nil"/>
              <w:bottom w:val="single" w:color="auto" w:sz="4" w:space="0"/>
              <w:right w:val="single" w:color="auto" w:sz="4" w:space="0"/>
            </w:tcBorders>
            <w:shd w:val="clear" w:color="auto" w:fill="auto"/>
            <w:noWrap/>
            <w:vAlign w:val="bottom"/>
          </w:tcPr>
          <w:p w14:paraId="3808EEEA">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49C262C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24BBB081">
        <w:trPr>
          <w:trHeight w:val="280" w:hRule="atLeast"/>
        </w:trPr>
        <w:tc>
          <w:tcPr>
            <w:tcW w:w="1357" w:type="dxa"/>
            <w:tcBorders>
              <w:top w:val="nil"/>
              <w:left w:val="nil"/>
              <w:bottom w:val="nil"/>
              <w:right w:val="nil"/>
            </w:tcBorders>
            <w:shd w:val="clear" w:color="auto" w:fill="auto"/>
            <w:noWrap/>
            <w:vAlign w:val="bottom"/>
          </w:tcPr>
          <w:p w14:paraId="73008D68">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773DCD1B">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w:t>
            </w:r>
          </w:p>
        </w:tc>
        <w:tc>
          <w:tcPr>
            <w:tcW w:w="1568" w:type="dxa"/>
            <w:tcBorders>
              <w:top w:val="nil"/>
              <w:left w:val="nil"/>
              <w:bottom w:val="single" w:color="auto" w:sz="4" w:space="0"/>
              <w:right w:val="single" w:color="auto" w:sz="4" w:space="0"/>
            </w:tcBorders>
            <w:shd w:val="clear" w:color="auto" w:fill="auto"/>
            <w:noWrap/>
            <w:vAlign w:val="bottom"/>
          </w:tcPr>
          <w:p w14:paraId="18F28E9B">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INDIA</w:t>
            </w:r>
          </w:p>
        </w:tc>
        <w:tc>
          <w:tcPr>
            <w:tcW w:w="476" w:type="dxa"/>
            <w:tcBorders>
              <w:top w:val="nil"/>
              <w:left w:val="nil"/>
              <w:bottom w:val="single" w:color="auto" w:sz="4" w:space="0"/>
              <w:right w:val="single" w:color="auto" w:sz="4" w:space="0"/>
            </w:tcBorders>
            <w:shd w:val="clear" w:color="auto" w:fill="auto"/>
            <w:noWrap/>
            <w:vAlign w:val="bottom"/>
          </w:tcPr>
          <w:p w14:paraId="2C558549">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4105</w:t>
            </w:r>
          </w:p>
        </w:tc>
        <w:tc>
          <w:tcPr>
            <w:tcW w:w="27489" w:type="dxa"/>
            <w:tcBorders>
              <w:top w:val="nil"/>
              <w:left w:val="nil"/>
              <w:bottom w:val="single" w:color="auto" w:sz="4" w:space="0"/>
              <w:right w:val="single" w:color="auto" w:sz="4" w:space="0"/>
            </w:tcBorders>
            <w:shd w:val="clear" w:color="auto" w:fill="auto"/>
            <w:noWrap/>
            <w:vAlign w:val="bottom"/>
          </w:tcPr>
          <w:p w14:paraId="67E7051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(1004)+indicator(1007))+(indicator(1022)+indicator(1080)+indicator(1081)+indicator(1024)+indicator(1023)))/((indicator(1010)-indicator(1012))+indicator(1011)+indicator(1014)+indicator(1015)+(indicator(1017)+indicator(1018)+indicator(1076)+indicator(1019)+indicator(1077)+indicator(1078)+indicator(1079)+indicator(1020))))</w:t>
            </w:r>
          </w:p>
        </w:tc>
      </w:tr>
      <w:tr w14:paraId="62B6E571">
        <w:trPr>
          <w:trHeight w:val="280" w:hRule="atLeast"/>
        </w:trPr>
        <w:tc>
          <w:tcPr>
            <w:tcW w:w="1357" w:type="dxa"/>
            <w:tcBorders>
              <w:top w:val="nil"/>
              <w:left w:val="nil"/>
              <w:bottom w:val="nil"/>
              <w:right w:val="nil"/>
            </w:tcBorders>
            <w:shd w:val="clear" w:color="auto" w:fill="auto"/>
            <w:noWrap/>
            <w:vAlign w:val="bottom"/>
          </w:tcPr>
          <w:p w14:paraId="4F6F1A9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MX</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745B982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w:t>
            </w:r>
          </w:p>
        </w:tc>
        <w:tc>
          <w:tcPr>
            <w:tcW w:w="1568" w:type="dxa"/>
            <w:tcBorders>
              <w:top w:val="nil"/>
              <w:left w:val="nil"/>
              <w:bottom w:val="single" w:color="auto" w:sz="4" w:space="0"/>
              <w:right w:val="single" w:color="auto" w:sz="4" w:space="0"/>
            </w:tcBorders>
            <w:shd w:val="clear" w:color="auto" w:fill="auto"/>
            <w:noWrap/>
            <w:vAlign w:val="bottom"/>
          </w:tcPr>
          <w:p w14:paraId="78E9CC3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MEXICO</w:t>
            </w:r>
          </w:p>
        </w:tc>
        <w:tc>
          <w:tcPr>
            <w:tcW w:w="476" w:type="dxa"/>
            <w:tcBorders>
              <w:top w:val="nil"/>
              <w:left w:val="nil"/>
              <w:bottom w:val="single" w:color="auto" w:sz="4" w:space="0"/>
              <w:right w:val="single" w:color="auto" w:sz="4" w:space="0"/>
            </w:tcBorders>
            <w:shd w:val="clear" w:color="auto" w:fill="auto"/>
            <w:noWrap/>
            <w:vAlign w:val="bottom"/>
          </w:tcPr>
          <w:p w14:paraId="3C4C3A1D">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535E462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61435F2D">
        <w:trPr>
          <w:trHeight w:val="280" w:hRule="atLeast"/>
        </w:trPr>
        <w:tc>
          <w:tcPr>
            <w:tcW w:w="1357" w:type="dxa"/>
            <w:tcBorders>
              <w:top w:val="nil"/>
              <w:left w:val="nil"/>
              <w:bottom w:val="nil"/>
              <w:right w:val="nil"/>
            </w:tcBorders>
            <w:shd w:val="clear" w:color="auto" w:fill="auto"/>
            <w:noWrap/>
            <w:vAlign w:val="bottom"/>
          </w:tcPr>
          <w:p w14:paraId="1D8D09A1">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46B71657">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MYS</w:t>
            </w:r>
          </w:p>
        </w:tc>
        <w:tc>
          <w:tcPr>
            <w:tcW w:w="1568" w:type="dxa"/>
            <w:tcBorders>
              <w:top w:val="nil"/>
              <w:left w:val="nil"/>
              <w:bottom w:val="single" w:color="auto" w:sz="4" w:space="0"/>
              <w:right w:val="single" w:color="auto" w:sz="4" w:space="0"/>
            </w:tcBorders>
            <w:shd w:val="clear" w:color="auto" w:fill="auto"/>
            <w:noWrap/>
            <w:vAlign w:val="bottom"/>
          </w:tcPr>
          <w:p w14:paraId="78E0F1ED">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MALAYSIA</w:t>
            </w:r>
          </w:p>
        </w:tc>
        <w:tc>
          <w:tcPr>
            <w:tcW w:w="476" w:type="dxa"/>
            <w:tcBorders>
              <w:top w:val="nil"/>
              <w:left w:val="nil"/>
              <w:bottom w:val="single" w:color="auto" w:sz="4" w:space="0"/>
              <w:right w:val="single" w:color="auto" w:sz="4" w:space="0"/>
            </w:tcBorders>
            <w:shd w:val="clear" w:color="auto" w:fill="auto"/>
            <w:noWrap/>
            <w:vAlign w:val="bottom"/>
          </w:tcPr>
          <w:p w14:paraId="68AE07A2">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4105</w:t>
            </w:r>
          </w:p>
        </w:tc>
        <w:tc>
          <w:tcPr>
            <w:tcW w:w="27489" w:type="dxa"/>
            <w:tcBorders>
              <w:top w:val="nil"/>
              <w:left w:val="nil"/>
              <w:bottom w:val="single" w:color="auto" w:sz="4" w:space="0"/>
              <w:right w:val="single" w:color="auto" w:sz="4" w:space="0"/>
            </w:tcBorders>
            <w:shd w:val="clear" w:color="auto" w:fill="auto"/>
            <w:noWrap/>
            <w:vAlign w:val="bottom"/>
          </w:tcPr>
          <w:p w14:paraId="7767B97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(1004)+indicator(1007))+(indicator(1022)+indicator(1080)+indicator(1081)+indicator(1024)+indicator(1023)))/((indicator(1010)-indicator(1012))+indicator(1011)+indicator(1014)+indicator(1015)+(indicator(1017)+indicator(1018)+indicator(1076)+indicator(1019)+indicator(1077)+indicator(1078)+indicator(1079)+indicator(1020))))</w:t>
            </w:r>
          </w:p>
        </w:tc>
      </w:tr>
      <w:tr w14:paraId="5F9651FE">
        <w:trPr>
          <w:trHeight w:val="280" w:hRule="atLeast"/>
        </w:trPr>
        <w:tc>
          <w:tcPr>
            <w:tcW w:w="1357" w:type="dxa"/>
            <w:tcBorders>
              <w:top w:val="nil"/>
              <w:left w:val="nil"/>
              <w:bottom w:val="nil"/>
              <w:right w:val="nil"/>
            </w:tcBorders>
            <w:shd w:val="clear" w:color="auto" w:fill="auto"/>
            <w:noWrap/>
            <w:vAlign w:val="bottom"/>
          </w:tcPr>
          <w:p w14:paraId="70A723E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5718431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w:t>
            </w:r>
          </w:p>
        </w:tc>
        <w:tc>
          <w:tcPr>
            <w:tcW w:w="1568" w:type="dxa"/>
            <w:tcBorders>
              <w:top w:val="nil"/>
              <w:left w:val="nil"/>
              <w:bottom w:val="single" w:color="auto" w:sz="4" w:space="0"/>
              <w:right w:val="single" w:color="auto" w:sz="4" w:space="0"/>
            </w:tcBorders>
            <w:shd w:val="clear" w:color="auto" w:fill="auto"/>
            <w:noWrap/>
            <w:vAlign w:val="bottom"/>
          </w:tcPr>
          <w:p w14:paraId="58D3510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NICARAGUA</w:t>
            </w:r>
          </w:p>
        </w:tc>
        <w:tc>
          <w:tcPr>
            <w:tcW w:w="476" w:type="dxa"/>
            <w:tcBorders>
              <w:top w:val="nil"/>
              <w:left w:val="nil"/>
              <w:bottom w:val="single" w:color="auto" w:sz="4" w:space="0"/>
              <w:right w:val="single" w:color="auto" w:sz="4" w:space="0"/>
            </w:tcBorders>
            <w:shd w:val="clear" w:color="auto" w:fill="auto"/>
            <w:noWrap/>
            <w:vAlign w:val="bottom"/>
          </w:tcPr>
          <w:p w14:paraId="3DD85ACD">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30203B7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2070C31F">
        <w:trPr>
          <w:trHeight w:val="280" w:hRule="atLeast"/>
        </w:trPr>
        <w:tc>
          <w:tcPr>
            <w:tcW w:w="1357" w:type="dxa"/>
            <w:tcBorders>
              <w:top w:val="nil"/>
              <w:left w:val="nil"/>
              <w:bottom w:val="nil"/>
              <w:right w:val="nil"/>
            </w:tcBorders>
            <w:shd w:val="clear" w:color="auto" w:fill="auto"/>
            <w:noWrap/>
            <w:vAlign w:val="bottom"/>
          </w:tcPr>
          <w:p w14:paraId="24D4709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04F0193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w:t>
            </w:r>
          </w:p>
        </w:tc>
        <w:tc>
          <w:tcPr>
            <w:tcW w:w="1568" w:type="dxa"/>
            <w:tcBorders>
              <w:top w:val="nil"/>
              <w:left w:val="nil"/>
              <w:bottom w:val="single" w:color="auto" w:sz="4" w:space="0"/>
              <w:right w:val="single" w:color="auto" w:sz="4" w:space="0"/>
            </w:tcBorders>
            <w:shd w:val="clear" w:color="auto" w:fill="auto"/>
            <w:noWrap/>
            <w:vAlign w:val="bottom"/>
          </w:tcPr>
          <w:p w14:paraId="0A04FE7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PANAMA</w:t>
            </w:r>
          </w:p>
        </w:tc>
        <w:tc>
          <w:tcPr>
            <w:tcW w:w="476" w:type="dxa"/>
            <w:tcBorders>
              <w:top w:val="nil"/>
              <w:left w:val="nil"/>
              <w:bottom w:val="single" w:color="auto" w:sz="4" w:space="0"/>
              <w:right w:val="single" w:color="auto" w:sz="4" w:space="0"/>
            </w:tcBorders>
            <w:shd w:val="clear" w:color="auto" w:fill="auto"/>
            <w:noWrap/>
            <w:vAlign w:val="bottom"/>
          </w:tcPr>
          <w:p w14:paraId="7CA31C1B">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187A21D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40B76184">
        <w:trPr>
          <w:trHeight w:val="280" w:hRule="atLeast"/>
        </w:trPr>
        <w:tc>
          <w:tcPr>
            <w:tcW w:w="1357" w:type="dxa"/>
            <w:tcBorders>
              <w:top w:val="nil"/>
              <w:left w:val="nil"/>
              <w:bottom w:val="nil"/>
              <w:right w:val="nil"/>
            </w:tcBorders>
            <w:shd w:val="clear" w:color="auto" w:fill="auto"/>
            <w:noWrap/>
            <w:vAlign w:val="bottom"/>
          </w:tcPr>
          <w:p w14:paraId="20FA2E7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38D5598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w:t>
            </w:r>
          </w:p>
        </w:tc>
        <w:tc>
          <w:tcPr>
            <w:tcW w:w="1568" w:type="dxa"/>
            <w:tcBorders>
              <w:top w:val="nil"/>
              <w:left w:val="nil"/>
              <w:bottom w:val="single" w:color="auto" w:sz="4" w:space="0"/>
              <w:right w:val="single" w:color="auto" w:sz="4" w:space="0"/>
            </w:tcBorders>
            <w:shd w:val="clear" w:color="auto" w:fill="auto"/>
            <w:noWrap/>
            <w:vAlign w:val="bottom"/>
          </w:tcPr>
          <w:p w14:paraId="6BD8892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PERU</w:t>
            </w:r>
          </w:p>
        </w:tc>
        <w:tc>
          <w:tcPr>
            <w:tcW w:w="476" w:type="dxa"/>
            <w:tcBorders>
              <w:top w:val="nil"/>
              <w:left w:val="nil"/>
              <w:bottom w:val="single" w:color="auto" w:sz="4" w:space="0"/>
              <w:right w:val="single" w:color="auto" w:sz="4" w:space="0"/>
            </w:tcBorders>
            <w:shd w:val="clear" w:color="auto" w:fill="auto"/>
            <w:noWrap/>
            <w:vAlign w:val="bottom"/>
          </w:tcPr>
          <w:p w14:paraId="6D117ED8">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533C05C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4D0AB75A">
        <w:trPr>
          <w:trHeight w:val="280" w:hRule="atLeast"/>
        </w:trPr>
        <w:tc>
          <w:tcPr>
            <w:tcW w:w="1357" w:type="dxa"/>
            <w:tcBorders>
              <w:top w:val="nil"/>
              <w:left w:val="nil"/>
              <w:bottom w:val="nil"/>
              <w:right w:val="nil"/>
            </w:tcBorders>
            <w:shd w:val="clear" w:color="auto" w:fill="auto"/>
            <w:noWrap/>
            <w:vAlign w:val="bottom"/>
          </w:tcPr>
          <w:p w14:paraId="5624C8D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PY</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5C39A94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PRY</w:t>
            </w:r>
          </w:p>
        </w:tc>
        <w:tc>
          <w:tcPr>
            <w:tcW w:w="1568" w:type="dxa"/>
            <w:tcBorders>
              <w:top w:val="nil"/>
              <w:left w:val="nil"/>
              <w:bottom w:val="single" w:color="auto" w:sz="4" w:space="0"/>
              <w:right w:val="single" w:color="auto" w:sz="4" w:space="0"/>
            </w:tcBorders>
            <w:shd w:val="clear" w:color="auto" w:fill="auto"/>
            <w:noWrap/>
            <w:vAlign w:val="bottom"/>
          </w:tcPr>
          <w:p w14:paraId="2B21274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PARAGUAY</w:t>
            </w:r>
          </w:p>
        </w:tc>
        <w:tc>
          <w:tcPr>
            <w:tcW w:w="476" w:type="dxa"/>
            <w:tcBorders>
              <w:top w:val="nil"/>
              <w:left w:val="nil"/>
              <w:bottom w:val="single" w:color="auto" w:sz="4" w:space="0"/>
              <w:right w:val="single" w:color="auto" w:sz="4" w:space="0"/>
            </w:tcBorders>
            <w:shd w:val="clear" w:color="auto" w:fill="auto"/>
            <w:noWrap/>
            <w:vAlign w:val="bottom"/>
          </w:tcPr>
          <w:p w14:paraId="31ED6228">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7ADB604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2B6058B7">
        <w:trPr>
          <w:trHeight w:val="280" w:hRule="atLeast"/>
        </w:trPr>
        <w:tc>
          <w:tcPr>
            <w:tcW w:w="1357" w:type="dxa"/>
            <w:tcBorders>
              <w:top w:val="nil"/>
              <w:left w:val="nil"/>
              <w:bottom w:val="nil"/>
              <w:right w:val="nil"/>
            </w:tcBorders>
            <w:shd w:val="clear" w:color="auto" w:fill="auto"/>
            <w:noWrap/>
            <w:vAlign w:val="bottom"/>
          </w:tcPr>
          <w:p w14:paraId="2F28CCE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SV</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4B490E7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SLV</w:t>
            </w:r>
          </w:p>
        </w:tc>
        <w:tc>
          <w:tcPr>
            <w:tcW w:w="1568" w:type="dxa"/>
            <w:tcBorders>
              <w:top w:val="nil"/>
              <w:left w:val="nil"/>
              <w:bottom w:val="single" w:color="auto" w:sz="4" w:space="0"/>
              <w:right w:val="single" w:color="auto" w:sz="4" w:space="0"/>
            </w:tcBorders>
            <w:shd w:val="clear" w:color="auto" w:fill="auto"/>
            <w:noWrap/>
            <w:vAlign w:val="bottom"/>
          </w:tcPr>
          <w:p w14:paraId="4CBC913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EL SALVADOR</w:t>
            </w:r>
          </w:p>
        </w:tc>
        <w:tc>
          <w:tcPr>
            <w:tcW w:w="476" w:type="dxa"/>
            <w:tcBorders>
              <w:top w:val="nil"/>
              <w:left w:val="nil"/>
              <w:bottom w:val="single" w:color="auto" w:sz="4" w:space="0"/>
              <w:right w:val="single" w:color="auto" w:sz="4" w:space="0"/>
            </w:tcBorders>
            <w:shd w:val="clear" w:color="auto" w:fill="auto"/>
            <w:noWrap/>
            <w:vAlign w:val="bottom"/>
          </w:tcPr>
          <w:p w14:paraId="791BEEB4">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3FA155A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0F8345A3">
        <w:trPr>
          <w:trHeight w:val="280" w:hRule="atLeast"/>
        </w:trPr>
        <w:tc>
          <w:tcPr>
            <w:tcW w:w="1357" w:type="dxa"/>
            <w:tcBorders>
              <w:top w:val="nil"/>
              <w:left w:val="nil"/>
              <w:bottom w:val="nil"/>
              <w:right w:val="nil"/>
            </w:tcBorders>
            <w:shd w:val="clear" w:color="auto" w:fill="auto"/>
            <w:noWrap/>
            <w:vAlign w:val="bottom"/>
          </w:tcPr>
          <w:p w14:paraId="2A3824E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UY</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46ED2D4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URY</w:t>
            </w:r>
          </w:p>
        </w:tc>
        <w:tc>
          <w:tcPr>
            <w:tcW w:w="1568" w:type="dxa"/>
            <w:tcBorders>
              <w:top w:val="nil"/>
              <w:left w:val="nil"/>
              <w:bottom w:val="single" w:color="auto" w:sz="4" w:space="0"/>
              <w:right w:val="single" w:color="auto" w:sz="4" w:space="0"/>
            </w:tcBorders>
            <w:shd w:val="clear" w:color="auto" w:fill="auto"/>
            <w:noWrap/>
            <w:vAlign w:val="bottom"/>
          </w:tcPr>
          <w:p w14:paraId="13EFCC5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URUGUAY</w:t>
            </w:r>
          </w:p>
        </w:tc>
        <w:tc>
          <w:tcPr>
            <w:tcW w:w="476" w:type="dxa"/>
            <w:tcBorders>
              <w:top w:val="nil"/>
              <w:left w:val="nil"/>
              <w:bottom w:val="single" w:color="auto" w:sz="4" w:space="0"/>
              <w:right w:val="single" w:color="auto" w:sz="4" w:space="0"/>
            </w:tcBorders>
            <w:shd w:val="clear" w:color="auto" w:fill="auto"/>
            <w:noWrap/>
            <w:vAlign w:val="bottom"/>
          </w:tcPr>
          <w:p w14:paraId="717E4E76">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1594FB8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r w14:paraId="49F35CA6">
        <w:trPr>
          <w:trHeight w:val="280" w:hRule="atLeast"/>
        </w:trPr>
        <w:tc>
          <w:tcPr>
            <w:tcW w:w="1357" w:type="dxa"/>
            <w:tcBorders>
              <w:top w:val="nil"/>
              <w:left w:val="nil"/>
              <w:bottom w:val="nil"/>
              <w:right w:val="nil"/>
            </w:tcBorders>
            <w:shd w:val="clear" w:color="auto" w:fill="auto"/>
            <w:noWrap/>
            <w:vAlign w:val="bottom"/>
          </w:tcPr>
          <w:p w14:paraId="3A1349E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w:t>
            </w:r>
          </w:p>
        </w:tc>
        <w:tc>
          <w:tcPr>
            <w:tcW w:w="785" w:type="dxa"/>
            <w:tcBorders>
              <w:top w:val="nil"/>
              <w:left w:val="single" w:color="auto" w:sz="4" w:space="0"/>
              <w:bottom w:val="single" w:color="auto" w:sz="4" w:space="0"/>
              <w:right w:val="single" w:color="auto" w:sz="4" w:space="0"/>
            </w:tcBorders>
            <w:shd w:val="clear" w:color="auto" w:fill="auto"/>
            <w:noWrap/>
            <w:vAlign w:val="bottom"/>
          </w:tcPr>
          <w:p w14:paraId="11069B3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w:t>
            </w:r>
          </w:p>
        </w:tc>
        <w:tc>
          <w:tcPr>
            <w:tcW w:w="1568" w:type="dxa"/>
            <w:tcBorders>
              <w:top w:val="nil"/>
              <w:left w:val="nil"/>
              <w:bottom w:val="single" w:color="auto" w:sz="4" w:space="0"/>
              <w:right w:val="single" w:color="auto" w:sz="4" w:space="0"/>
            </w:tcBorders>
            <w:shd w:val="clear" w:color="auto" w:fill="auto"/>
            <w:noWrap/>
            <w:vAlign w:val="bottom"/>
          </w:tcPr>
          <w:p w14:paraId="457CD88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VENEZUELA</w:t>
            </w:r>
          </w:p>
        </w:tc>
        <w:tc>
          <w:tcPr>
            <w:tcW w:w="476" w:type="dxa"/>
            <w:tcBorders>
              <w:top w:val="nil"/>
              <w:left w:val="nil"/>
              <w:bottom w:val="single" w:color="auto" w:sz="4" w:space="0"/>
              <w:right w:val="single" w:color="auto" w:sz="4" w:space="0"/>
            </w:tcBorders>
            <w:shd w:val="clear" w:color="auto" w:fill="auto"/>
            <w:noWrap/>
            <w:vAlign w:val="bottom"/>
          </w:tcPr>
          <w:p w14:paraId="618BAD8D">
            <w:pPr>
              <w:widowControl/>
              <w:jc w:val="right"/>
              <w:rPr>
                <w:rFonts w:ascii="Arial" w:hAnsi="Arial" w:eastAsia="Times New Roman" w:cs="Arial"/>
                <w:color w:val="0070C0"/>
                <w:kern w:val="0"/>
                <w:sz w:val="22"/>
                <w:lang w:val="en-GB"/>
              </w:rPr>
            </w:pPr>
            <w:r>
              <w:rPr>
                <w:rFonts w:ascii="Arial" w:hAnsi="Arial" w:eastAsia="Times New Roman" w:cs="Arial"/>
                <w:color w:val="0070C0"/>
                <w:kern w:val="0"/>
                <w:sz w:val="22"/>
                <w:lang w:val="en-GB"/>
              </w:rPr>
              <w:t>1034</w:t>
            </w:r>
          </w:p>
        </w:tc>
        <w:tc>
          <w:tcPr>
            <w:tcW w:w="27489" w:type="dxa"/>
            <w:tcBorders>
              <w:top w:val="nil"/>
              <w:left w:val="nil"/>
              <w:bottom w:val="single" w:color="auto" w:sz="4" w:space="0"/>
              <w:right w:val="single" w:color="auto" w:sz="4" w:space="0"/>
            </w:tcBorders>
            <w:shd w:val="clear" w:color="auto" w:fill="auto"/>
            <w:noWrap/>
            <w:vAlign w:val="bottom"/>
          </w:tcPr>
          <w:p w14:paraId="468DD36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indicator(9)/indicator(1)</w:t>
            </w:r>
          </w:p>
        </w:tc>
      </w:tr>
    </w:tbl>
    <w:p w14:paraId="5214035B">
      <w:pPr>
        <w:jc w:val="left"/>
        <w:rPr>
          <w:rFonts w:hint="eastAsia" w:ascii="微软雅黑" w:hAnsi="微软雅黑" w:eastAsia="微软雅黑"/>
          <w:color w:val="C00000"/>
          <w:lang w:val="en-GB"/>
        </w:rPr>
      </w:pPr>
    </w:p>
    <w:tbl>
      <w:tblPr>
        <w:tblStyle w:val="8"/>
        <w:tblW w:w="7445" w:type="dxa"/>
        <w:tblInd w:w="0" w:type="dxa"/>
        <w:tblLayout w:type="autofit"/>
        <w:tblCellMar>
          <w:top w:w="0" w:type="dxa"/>
          <w:left w:w="108" w:type="dxa"/>
          <w:bottom w:w="0" w:type="dxa"/>
          <w:right w:w="108" w:type="dxa"/>
        </w:tblCellMar>
      </w:tblPr>
      <w:tblGrid>
        <w:gridCol w:w="7445"/>
      </w:tblGrid>
      <w:tr w14:paraId="13174F42">
        <w:trPr>
          <w:trHeight w:val="280" w:hRule="atLeast"/>
        </w:trPr>
        <w:tc>
          <w:tcPr>
            <w:tcW w:w="7445" w:type="dxa"/>
            <w:tcBorders>
              <w:top w:val="nil"/>
              <w:left w:val="nil"/>
              <w:bottom w:val="nil"/>
              <w:right w:val="nil"/>
            </w:tcBorders>
            <w:shd w:val="clear" w:color="auto" w:fill="auto"/>
            <w:noWrap/>
            <w:vAlign w:val="bottom"/>
          </w:tcPr>
          <w:p w14:paraId="01AADE1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5/22</w:t>
            </w:r>
            <w:r>
              <w:rPr>
                <w:rFonts w:hint="eastAsia" w:ascii="宋体" w:hAnsi="宋体" w:eastAsia="宋体" w:cs="宋体"/>
                <w:color w:val="000000"/>
                <w:kern w:val="0"/>
                <w:sz w:val="22"/>
                <w:lang w:val="en-GB"/>
              </w:rPr>
              <w:t>：以上可以直接用</w:t>
            </w:r>
            <w:r>
              <w:rPr>
                <w:rFonts w:ascii="Arial" w:hAnsi="Arial" w:eastAsia="Times New Roman" w:cs="Arial"/>
                <w:color w:val="000000"/>
                <w:kern w:val="0"/>
                <w:sz w:val="22"/>
                <w:lang w:val="en-GB"/>
              </w:rPr>
              <w:t>indicator.type.value=“4105”</w:t>
            </w:r>
            <w:r>
              <w:rPr>
                <w:rFonts w:hint="eastAsia" w:ascii="宋体" w:hAnsi="宋体" w:eastAsia="宋体" w:cs="宋体"/>
                <w:color w:val="000000"/>
                <w:kern w:val="0"/>
                <w:sz w:val="22"/>
                <w:lang w:val="en-GB"/>
              </w:rPr>
              <w:t>代表</w:t>
            </w:r>
            <w:r>
              <w:rPr>
                <w:rFonts w:ascii="Arial" w:hAnsi="Arial" w:eastAsia="Times New Roman" w:cs="Arial"/>
                <w:color w:val="000000"/>
                <w:kern w:val="0"/>
                <w:sz w:val="22"/>
                <w:lang w:val="en-GB"/>
              </w:rPr>
              <w:t>INDIA</w:t>
            </w:r>
            <w:r>
              <w:rPr>
                <w:rFonts w:hint="eastAsia" w:ascii="宋体" w:hAnsi="宋体" w:eastAsia="宋体" w:cs="宋体"/>
                <w:color w:val="000000"/>
                <w:kern w:val="0"/>
                <w:sz w:val="22"/>
                <w:lang w:val="en-GB"/>
              </w:rPr>
              <w:t>的资产负债率取</w:t>
            </w:r>
            <w:r>
              <w:rPr>
                <w:rFonts w:ascii="宋体" w:hAnsi="宋体" w:eastAsia="宋体" w:cs="宋体"/>
                <w:color w:val="000000"/>
                <w:kern w:val="0"/>
                <w:sz w:val="22"/>
                <w:lang w:val="en-GB"/>
              </w:rPr>
              <w:t>值</w:t>
            </w:r>
          </w:p>
        </w:tc>
      </w:tr>
      <w:tr w14:paraId="72937356">
        <w:trPr>
          <w:trHeight w:val="280" w:hRule="atLeast"/>
        </w:trPr>
        <w:tc>
          <w:tcPr>
            <w:tcW w:w="7445" w:type="dxa"/>
            <w:tcBorders>
              <w:top w:val="nil"/>
              <w:left w:val="nil"/>
              <w:bottom w:val="nil"/>
              <w:right w:val="nil"/>
            </w:tcBorders>
            <w:shd w:val="clear" w:color="auto" w:fill="auto"/>
            <w:noWrap/>
            <w:vAlign w:val="bottom"/>
          </w:tcPr>
          <w:p w14:paraId="0048593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 xml:space="preserve">5/22: </w:t>
            </w:r>
            <w:r>
              <w:rPr>
                <w:rFonts w:ascii="宋体" w:hAnsi="宋体" w:eastAsia="宋体" w:cs="宋体"/>
                <w:color w:val="000000"/>
                <w:kern w:val="0"/>
                <w:sz w:val="22"/>
                <w:lang w:val="en-GB"/>
              </w:rPr>
              <w:t>可以不用看</w:t>
            </w:r>
            <w:r>
              <w:rPr>
                <w:rFonts w:ascii="Arial" w:hAnsi="Arial" w:eastAsia="Times New Roman" w:cs="Arial"/>
                <w:color w:val="000000"/>
                <w:kern w:val="0"/>
                <w:sz w:val="22"/>
                <w:lang w:val="en-GB"/>
              </w:rPr>
              <w:t>"Formula", 4</w:t>
            </w:r>
            <w:r>
              <w:rPr>
                <w:rFonts w:ascii="宋体" w:hAnsi="宋体" w:eastAsia="宋体" w:cs="宋体"/>
                <w:color w:val="000000"/>
                <w:kern w:val="0"/>
                <w:sz w:val="22"/>
                <w:lang w:val="en-GB"/>
              </w:rPr>
              <w:t>个财务指标同理。</w:t>
            </w:r>
          </w:p>
        </w:tc>
      </w:tr>
    </w:tbl>
    <w:p w14:paraId="3F800CDB">
      <w:pPr>
        <w:jc w:val="left"/>
        <w:rPr>
          <w:rFonts w:hint="eastAsia" w:ascii="微软雅黑" w:hAnsi="微软雅黑" w:eastAsia="微软雅黑"/>
          <w:color w:val="C00000"/>
          <w:lang w:val="en-GB"/>
        </w:rPr>
      </w:pPr>
    </w:p>
    <w:p w14:paraId="3FB3546A">
      <w:pPr>
        <w:pStyle w:val="14"/>
        <w:numPr>
          <w:ilvl w:val="0"/>
          <w:numId w:val="6"/>
        </w:numPr>
        <w:ind w:firstLineChars="0"/>
        <w:jc w:val="left"/>
        <w:rPr>
          <w:rFonts w:hint="eastAsia" w:ascii="微软雅黑" w:hAnsi="微软雅黑" w:eastAsia="微软雅黑"/>
          <w:color w:val="C00000"/>
          <w:lang w:val="en-GB"/>
        </w:rPr>
      </w:pPr>
      <w:r>
        <w:rPr>
          <w:rFonts w:hint="eastAsia" w:ascii="微软雅黑" w:hAnsi="微软雅黑" w:eastAsia="微软雅黑"/>
          <w:color w:val="C00000"/>
          <w:lang w:val="en-GB"/>
        </w:rPr>
        <w:t>流动比率</w:t>
      </w:r>
    </w:p>
    <w:p w14:paraId="5E72BA9B">
      <w:pPr>
        <w:jc w:val="left"/>
        <w:rPr>
          <w:rFonts w:hint="eastAsia" w:ascii="微软雅黑" w:hAnsi="微软雅黑" w:eastAsia="微软雅黑"/>
          <w:color w:val="C00000"/>
          <w:lang w:val="en-GB"/>
        </w:rPr>
      </w:pPr>
    </w:p>
    <w:tbl>
      <w:tblPr>
        <w:tblStyle w:val="8"/>
        <w:tblW w:w="9980" w:type="dxa"/>
        <w:tblInd w:w="0" w:type="dxa"/>
        <w:tblLayout w:type="autofit"/>
        <w:tblCellMar>
          <w:top w:w="0" w:type="dxa"/>
          <w:left w:w="108" w:type="dxa"/>
          <w:bottom w:w="0" w:type="dxa"/>
          <w:right w:w="108" w:type="dxa"/>
        </w:tblCellMar>
      </w:tblPr>
      <w:tblGrid>
        <w:gridCol w:w="1560"/>
        <w:gridCol w:w="900"/>
        <w:gridCol w:w="1803"/>
        <w:gridCol w:w="1637"/>
        <w:gridCol w:w="4080"/>
      </w:tblGrid>
      <w:tr w14:paraId="7E448AAE">
        <w:trPr>
          <w:trHeight w:val="560" w:hRule="atLeast"/>
        </w:trPr>
        <w:tc>
          <w:tcPr>
            <w:tcW w:w="1560" w:type="dxa"/>
            <w:tcBorders>
              <w:top w:val="nil"/>
              <w:left w:val="nil"/>
              <w:bottom w:val="nil"/>
              <w:right w:val="nil"/>
            </w:tcBorders>
            <w:shd w:val="clear" w:color="auto" w:fill="auto"/>
            <w:noWrap/>
            <w:vAlign w:val="bottom"/>
          </w:tcPr>
          <w:p w14:paraId="0C939F4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 Code</w:t>
            </w:r>
          </w:p>
        </w:tc>
        <w:tc>
          <w:tcPr>
            <w:tcW w:w="90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65333A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ISO-3</w:t>
            </w:r>
          </w:p>
        </w:tc>
        <w:tc>
          <w:tcPr>
            <w:tcW w:w="1803" w:type="dxa"/>
            <w:tcBorders>
              <w:top w:val="single" w:color="auto" w:sz="4" w:space="0"/>
              <w:left w:val="nil"/>
              <w:bottom w:val="single" w:color="auto" w:sz="4" w:space="0"/>
              <w:right w:val="single" w:color="auto" w:sz="4" w:space="0"/>
            </w:tcBorders>
            <w:shd w:val="clear" w:color="auto" w:fill="auto"/>
            <w:noWrap/>
            <w:vAlign w:val="bottom"/>
          </w:tcPr>
          <w:p w14:paraId="10F0551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w:t>
            </w:r>
          </w:p>
        </w:tc>
        <w:tc>
          <w:tcPr>
            <w:tcW w:w="1637" w:type="dxa"/>
            <w:tcBorders>
              <w:top w:val="single" w:color="auto" w:sz="4" w:space="0"/>
              <w:left w:val="nil"/>
              <w:bottom w:val="single" w:color="auto" w:sz="4" w:space="0"/>
              <w:right w:val="single" w:color="auto" w:sz="4" w:space="0"/>
            </w:tcBorders>
            <w:shd w:val="clear" w:color="auto" w:fill="auto"/>
            <w:vAlign w:val="bottom"/>
          </w:tcPr>
          <w:p w14:paraId="6EFE517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Current Ratio</w:t>
            </w:r>
            <w:r>
              <w:rPr>
                <w:rFonts w:ascii="Arial" w:hAnsi="Arial" w:eastAsia="Times New Roman" w:cs="Arial"/>
                <w:color w:val="000000"/>
                <w:kern w:val="0"/>
                <w:sz w:val="22"/>
                <w:lang w:val="en-GB"/>
              </w:rPr>
              <w:br w:type="textWrapping"/>
            </w:r>
            <w:r>
              <w:rPr>
                <w:rFonts w:ascii="宋体" w:hAnsi="宋体" w:eastAsia="宋体" w:cs="宋体"/>
                <w:color w:val="000000"/>
                <w:kern w:val="0"/>
                <w:sz w:val="22"/>
                <w:lang w:val="en-GB"/>
              </w:rPr>
              <w:t>流动比率</w:t>
            </w:r>
          </w:p>
        </w:tc>
        <w:tc>
          <w:tcPr>
            <w:tcW w:w="4080" w:type="dxa"/>
            <w:tcBorders>
              <w:top w:val="single" w:color="auto" w:sz="4" w:space="0"/>
              <w:left w:val="nil"/>
              <w:bottom w:val="single" w:color="auto" w:sz="4" w:space="0"/>
              <w:right w:val="single" w:color="auto" w:sz="4" w:space="0"/>
            </w:tcBorders>
            <w:shd w:val="clear" w:color="auto" w:fill="auto"/>
            <w:noWrap/>
            <w:vAlign w:val="bottom"/>
          </w:tcPr>
          <w:p w14:paraId="2D89105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formula</w:t>
            </w:r>
          </w:p>
        </w:tc>
      </w:tr>
      <w:tr w14:paraId="42455D06">
        <w:trPr>
          <w:trHeight w:val="280" w:hRule="atLeast"/>
        </w:trPr>
        <w:tc>
          <w:tcPr>
            <w:tcW w:w="1560" w:type="dxa"/>
            <w:tcBorders>
              <w:top w:val="nil"/>
              <w:left w:val="nil"/>
              <w:bottom w:val="nil"/>
              <w:right w:val="nil"/>
            </w:tcBorders>
            <w:shd w:val="clear" w:color="auto" w:fill="auto"/>
            <w:noWrap/>
            <w:vAlign w:val="bottom"/>
          </w:tcPr>
          <w:p w14:paraId="2689347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78AD970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w:t>
            </w:r>
          </w:p>
        </w:tc>
        <w:tc>
          <w:tcPr>
            <w:tcW w:w="1803" w:type="dxa"/>
            <w:tcBorders>
              <w:top w:val="nil"/>
              <w:left w:val="nil"/>
              <w:bottom w:val="single" w:color="auto" w:sz="4" w:space="0"/>
              <w:right w:val="single" w:color="auto" w:sz="4" w:space="0"/>
            </w:tcBorders>
            <w:shd w:val="clear" w:color="auto" w:fill="auto"/>
            <w:noWrap/>
            <w:vAlign w:val="bottom"/>
          </w:tcPr>
          <w:p w14:paraId="36871E4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ARGENTINA</w:t>
            </w:r>
          </w:p>
        </w:tc>
        <w:tc>
          <w:tcPr>
            <w:tcW w:w="1637" w:type="dxa"/>
            <w:tcBorders>
              <w:top w:val="nil"/>
              <w:left w:val="nil"/>
              <w:bottom w:val="single" w:color="auto" w:sz="4" w:space="0"/>
              <w:right w:val="single" w:color="auto" w:sz="4" w:space="0"/>
            </w:tcBorders>
            <w:shd w:val="clear" w:color="auto" w:fill="auto"/>
            <w:noWrap/>
            <w:vAlign w:val="bottom"/>
          </w:tcPr>
          <w:p w14:paraId="78A0D7F6">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4D8A009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4DF9B6AA">
        <w:trPr>
          <w:trHeight w:val="280" w:hRule="atLeast"/>
        </w:trPr>
        <w:tc>
          <w:tcPr>
            <w:tcW w:w="1560" w:type="dxa"/>
            <w:tcBorders>
              <w:top w:val="nil"/>
              <w:left w:val="nil"/>
              <w:bottom w:val="nil"/>
              <w:right w:val="nil"/>
            </w:tcBorders>
            <w:shd w:val="clear" w:color="auto" w:fill="auto"/>
            <w:noWrap/>
            <w:vAlign w:val="bottom"/>
          </w:tcPr>
          <w:p w14:paraId="7A0E838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19D97FE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w:t>
            </w:r>
          </w:p>
        </w:tc>
        <w:tc>
          <w:tcPr>
            <w:tcW w:w="1803" w:type="dxa"/>
            <w:tcBorders>
              <w:top w:val="nil"/>
              <w:left w:val="nil"/>
              <w:bottom w:val="single" w:color="auto" w:sz="4" w:space="0"/>
              <w:right w:val="single" w:color="auto" w:sz="4" w:space="0"/>
            </w:tcBorders>
            <w:shd w:val="clear" w:color="auto" w:fill="auto"/>
            <w:noWrap/>
            <w:vAlign w:val="bottom"/>
          </w:tcPr>
          <w:p w14:paraId="480DA0D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BOLIVIA</w:t>
            </w:r>
          </w:p>
        </w:tc>
        <w:tc>
          <w:tcPr>
            <w:tcW w:w="1637" w:type="dxa"/>
            <w:tcBorders>
              <w:top w:val="nil"/>
              <w:left w:val="nil"/>
              <w:bottom w:val="single" w:color="auto" w:sz="4" w:space="0"/>
              <w:right w:val="single" w:color="auto" w:sz="4" w:space="0"/>
            </w:tcBorders>
            <w:shd w:val="clear" w:color="auto" w:fill="auto"/>
            <w:noWrap/>
            <w:vAlign w:val="bottom"/>
          </w:tcPr>
          <w:p w14:paraId="4DE0D1C4">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44DC2EB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3B570C64">
        <w:trPr>
          <w:trHeight w:val="280" w:hRule="atLeast"/>
        </w:trPr>
        <w:tc>
          <w:tcPr>
            <w:tcW w:w="1560" w:type="dxa"/>
            <w:tcBorders>
              <w:top w:val="nil"/>
              <w:left w:val="nil"/>
              <w:bottom w:val="nil"/>
              <w:right w:val="nil"/>
            </w:tcBorders>
            <w:shd w:val="clear" w:color="auto" w:fill="auto"/>
            <w:noWrap/>
            <w:vAlign w:val="bottom"/>
          </w:tcPr>
          <w:p w14:paraId="7FE185D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09D7E95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w:t>
            </w:r>
          </w:p>
        </w:tc>
        <w:tc>
          <w:tcPr>
            <w:tcW w:w="1803" w:type="dxa"/>
            <w:tcBorders>
              <w:top w:val="nil"/>
              <w:left w:val="nil"/>
              <w:bottom w:val="single" w:color="auto" w:sz="4" w:space="0"/>
              <w:right w:val="single" w:color="auto" w:sz="4" w:space="0"/>
            </w:tcBorders>
            <w:shd w:val="clear" w:color="auto" w:fill="auto"/>
            <w:noWrap/>
            <w:vAlign w:val="bottom"/>
          </w:tcPr>
          <w:p w14:paraId="3B1F617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BRAZIL</w:t>
            </w:r>
          </w:p>
        </w:tc>
        <w:tc>
          <w:tcPr>
            <w:tcW w:w="1637" w:type="dxa"/>
            <w:tcBorders>
              <w:top w:val="nil"/>
              <w:left w:val="nil"/>
              <w:bottom w:val="single" w:color="auto" w:sz="4" w:space="0"/>
              <w:right w:val="single" w:color="auto" w:sz="4" w:space="0"/>
            </w:tcBorders>
            <w:shd w:val="clear" w:color="auto" w:fill="auto"/>
            <w:noWrap/>
            <w:vAlign w:val="bottom"/>
          </w:tcPr>
          <w:p w14:paraId="3DEB9256">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1159C13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03764D35">
        <w:trPr>
          <w:trHeight w:val="280" w:hRule="atLeast"/>
        </w:trPr>
        <w:tc>
          <w:tcPr>
            <w:tcW w:w="1560" w:type="dxa"/>
            <w:tcBorders>
              <w:top w:val="nil"/>
              <w:left w:val="nil"/>
              <w:bottom w:val="nil"/>
              <w:right w:val="nil"/>
            </w:tcBorders>
            <w:shd w:val="clear" w:color="auto" w:fill="auto"/>
            <w:noWrap/>
            <w:vAlign w:val="bottom"/>
          </w:tcPr>
          <w:p w14:paraId="158319E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CL</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6185173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CHL</w:t>
            </w:r>
          </w:p>
        </w:tc>
        <w:tc>
          <w:tcPr>
            <w:tcW w:w="1803" w:type="dxa"/>
            <w:tcBorders>
              <w:top w:val="nil"/>
              <w:left w:val="nil"/>
              <w:bottom w:val="single" w:color="auto" w:sz="4" w:space="0"/>
              <w:right w:val="single" w:color="auto" w:sz="4" w:space="0"/>
            </w:tcBorders>
            <w:shd w:val="clear" w:color="auto" w:fill="auto"/>
            <w:noWrap/>
            <w:vAlign w:val="bottom"/>
          </w:tcPr>
          <w:p w14:paraId="49D7AB0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CHILE</w:t>
            </w:r>
          </w:p>
        </w:tc>
        <w:tc>
          <w:tcPr>
            <w:tcW w:w="1637" w:type="dxa"/>
            <w:tcBorders>
              <w:top w:val="nil"/>
              <w:left w:val="nil"/>
              <w:bottom w:val="single" w:color="auto" w:sz="4" w:space="0"/>
              <w:right w:val="single" w:color="auto" w:sz="4" w:space="0"/>
            </w:tcBorders>
            <w:shd w:val="clear" w:color="auto" w:fill="auto"/>
            <w:noWrap/>
            <w:vAlign w:val="bottom"/>
          </w:tcPr>
          <w:p w14:paraId="71CA4CBE">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78EEFD3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6C4D1973">
        <w:trPr>
          <w:trHeight w:val="280" w:hRule="atLeast"/>
        </w:trPr>
        <w:tc>
          <w:tcPr>
            <w:tcW w:w="1560" w:type="dxa"/>
            <w:tcBorders>
              <w:top w:val="nil"/>
              <w:left w:val="nil"/>
              <w:bottom w:val="nil"/>
              <w:right w:val="nil"/>
            </w:tcBorders>
            <w:shd w:val="clear" w:color="auto" w:fill="auto"/>
            <w:noWrap/>
            <w:vAlign w:val="bottom"/>
          </w:tcPr>
          <w:p w14:paraId="6C7C8C5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0120FE9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w:t>
            </w:r>
          </w:p>
        </w:tc>
        <w:tc>
          <w:tcPr>
            <w:tcW w:w="1803" w:type="dxa"/>
            <w:tcBorders>
              <w:top w:val="nil"/>
              <w:left w:val="nil"/>
              <w:bottom w:val="single" w:color="auto" w:sz="4" w:space="0"/>
              <w:right w:val="single" w:color="auto" w:sz="4" w:space="0"/>
            </w:tcBorders>
            <w:shd w:val="clear" w:color="auto" w:fill="auto"/>
            <w:noWrap/>
            <w:vAlign w:val="bottom"/>
          </w:tcPr>
          <w:p w14:paraId="69D47D3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COLOMBIA</w:t>
            </w:r>
          </w:p>
        </w:tc>
        <w:tc>
          <w:tcPr>
            <w:tcW w:w="1637" w:type="dxa"/>
            <w:tcBorders>
              <w:top w:val="nil"/>
              <w:left w:val="nil"/>
              <w:bottom w:val="single" w:color="auto" w:sz="4" w:space="0"/>
              <w:right w:val="single" w:color="auto" w:sz="4" w:space="0"/>
            </w:tcBorders>
            <w:shd w:val="clear" w:color="auto" w:fill="auto"/>
            <w:noWrap/>
            <w:vAlign w:val="bottom"/>
          </w:tcPr>
          <w:p w14:paraId="17D478F5">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4D31030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4CA710F5">
        <w:trPr>
          <w:trHeight w:val="280" w:hRule="atLeast"/>
        </w:trPr>
        <w:tc>
          <w:tcPr>
            <w:tcW w:w="1560" w:type="dxa"/>
            <w:tcBorders>
              <w:top w:val="nil"/>
              <w:left w:val="nil"/>
              <w:bottom w:val="nil"/>
              <w:right w:val="nil"/>
            </w:tcBorders>
            <w:shd w:val="clear" w:color="auto" w:fill="auto"/>
            <w:noWrap/>
            <w:vAlign w:val="bottom"/>
          </w:tcPr>
          <w:p w14:paraId="64D633A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0889916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CRI</w:t>
            </w:r>
          </w:p>
        </w:tc>
        <w:tc>
          <w:tcPr>
            <w:tcW w:w="1803" w:type="dxa"/>
            <w:tcBorders>
              <w:top w:val="nil"/>
              <w:left w:val="nil"/>
              <w:bottom w:val="single" w:color="auto" w:sz="4" w:space="0"/>
              <w:right w:val="single" w:color="auto" w:sz="4" w:space="0"/>
            </w:tcBorders>
            <w:shd w:val="clear" w:color="auto" w:fill="auto"/>
            <w:noWrap/>
            <w:vAlign w:val="bottom"/>
          </w:tcPr>
          <w:p w14:paraId="209CB5B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COSTA RICA</w:t>
            </w:r>
          </w:p>
        </w:tc>
        <w:tc>
          <w:tcPr>
            <w:tcW w:w="1637" w:type="dxa"/>
            <w:tcBorders>
              <w:top w:val="nil"/>
              <w:left w:val="nil"/>
              <w:bottom w:val="single" w:color="auto" w:sz="4" w:space="0"/>
              <w:right w:val="single" w:color="auto" w:sz="4" w:space="0"/>
            </w:tcBorders>
            <w:shd w:val="clear" w:color="auto" w:fill="auto"/>
            <w:noWrap/>
            <w:vAlign w:val="bottom"/>
          </w:tcPr>
          <w:p w14:paraId="36F36939">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3318775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0F848595">
        <w:trPr>
          <w:trHeight w:val="280" w:hRule="atLeast"/>
        </w:trPr>
        <w:tc>
          <w:tcPr>
            <w:tcW w:w="1560" w:type="dxa"/>
            <w:tcBorders>
              <w:top w:val="nil"/>
              <w:left w:val="nil"/>
              <w:bottom w:val="nil"/>
              <w:right w:val="nil"/>
            </w:tcBorders>
            <w:shd w:val="clear" w:color="auto" w:fill="auto"/>
            <w:noWrap/>
            <w:vAlign w:val="bottom"/>
          </w:tcPr>
          <w:p w14:paraId="4042645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4E112A1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w:t>
            </w:r>
          </w:p>
        </w:tc>
        <w:tc>
          <w:tcPr>
            <w:tcW w:w="1803" w:type="dxa"/>
            <w:tcBorders>
              <w:top w:val="nil"/>
              <w:left w:val="nil"/>
              <w:bottom w:val="single" w:color="auto" w:sz="4" w:space="0"/>
              <w:right w:val="single" w:color="auto" w:sz="4" w:space="0"/>
            </w:tcBorders>
            <w:shd w:val="clear" w:color="auto" w:fill="auto"/>
            <w:noWrap/>
            <w:vAlign w:val="bottom"/>
          </w:tcPr>
          <w:p w14:paraId="03877F5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CUBA</w:t>
            </w:r>
          </w:p>
        </w:tc>
        <w:tc>
          <w:tcPr>
            <w:tcW w:w="1637" w:type="dxa"/>
            <w:tcBorders>
              <w:top w:val="nil"/>
              <w:left w:val="nil"/>
              <w:bottom w:val="single" w:color="auto" w:sz="4" w:space="0"/>
              <w:right w:val="single" w:color="auto" w:sz="4" w:space="0"/>
            </w:tcBorders>
            <w:shd w:val="clear" w:color="auto" w:fill="auto"/>
            <w:noWrap/>
            <w:vAlign w:val="bottom"/>
          </w:tcPr>
          <w:p w14:paraId="002C995A">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4A03D16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4FC53684">
        <w:trPr>
          <w:trHeight w:val="280" w:hRule="atLeast"/>
        </w:trPr>
        <w:tc>
          <w:tcPr>
            <w:tcW w:w="1560" w:type="dxa"/>
            <w:tcBorders>
              <w:top w:val="nil"/>
              <w:left w:val="nil"/>
              <w:bottom w:val="nil"/>
              <w:right w:val="nil"/>
            </w:tcBorders>
            <w:shd w:val="clear" w:color="auto" w:fill="auto"/>
            <w:noWrap/>
            <w:vAlign w:val="bottom"/>
          </w:tcPr>
          <w:p w14:paraId="6A0552F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694D6DA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w:t>
            </w:r>
          </w:p>
        </w:tc>
        <w:tc>
          <w:tcPr>
            <w:tcW w:w="1803" w:type="dxa"/>
            <w:tcBorders>
              <w:top w:val="nil"/>
              <w:left w:val="nil"/>
              <w:bottom w:val="single" w:color="auto" w:sz="4" w:space="0"/>
              <w:right w:val="single" w:color="auto" w:sz="4" w:space="0"/>
            </w:tcBorders>
            <w:shd w:val="clear" w:color="auto" w:fill="auto"/>
            <w:noWrap/>
            <w:vAlign w:val="bottom"/>
          </w:tcPr>
          <w:p w14:paraId="5A7587C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DOMINICAN REP</w:t>
            </w:r>
          </w:p>
        </w:tc>
        <w:tc>
          <w:tcPr>
            <w:tcW w:w="1637" w:type="dxa"/>
            <w:tcBorders>
              <w:top w:val="nil"/>
              <w:left w:val="nil"/>
              <w:bottom w:val="single" w:color="auto" w:sz="4" w:space="0"/>
              <w:right w:val="single" w:color="auto" w:sz="4" w:space="0"/>
            </w:tcBorders>
            <w:shd w:val="clear" w:color="auto" w:fill="auto"/>
            <w:noWrap/>
            <w:vAlign w:val="bottom"/>
          </w:tcPr>
          <w:p w14:paraId="69E68F6B">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4D18E99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0B26DFF6">
        <w:trPr>
          <w:trHeight w:val="280" w:hRule="atLeast"/>
        </w:trPr>
        <w:tc>
          <w:tcPr>
            <w:tcW w:w="1560" w:type="dxa"/>
            <w:tcBorders>
              <w:top w:val="nil"/>
              <w:left w:val="nil"/>
              <w:bottom w:val="nil"/>
              <w:right w:val="nil"/>
            </w:tcBorders>
            <w:shd w:val="clear" w:color="auto" w:fill="auto"/>
            <w:noWrap/>
            <w:vAlign w:val="bottom"/>
          </w:tcPr>
          <w:p w14:paraId="5BC953C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55A09DE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w:t>
            </w:r>
          </w:p>
        </w:tc>
        <w:tc>
          <w:tcPr>
            <w:tcW w:w="1803" w:type="dxa"/>
            <w:tcBorders>
              <w:top w:val="nil"/>
              <w:left w:val="nil"/>
              <w:bottom w:val="single" w:color="auto" w:sz="4" w:space="0"/>
              <w:right w:val="single" w:color="auto" w:sz="4" w:space="0"/>
            </w:tcBorders>
            <w:shd w:val="clear" w:color="auto" w:fill="auto"/>
            <w:noWrap/>
            <w:vAlign w:val="bottom"/>
          </w:tcPr>
          <w:p w14:paraId="0DD5F31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ECUADOR</w:t>
            </w:r>
          </w:p>
        </w:tc>
        <w:tc>
          <w:tcPr>
            <w:tcW w:w="1637" w:type="dxa"/>
            <w:tcBorders>
              <w:top w:val="nil"/>
              <w:left w:val="nil"/>
              <w:bottom w:val="single" w:color="auto" w:sz="4" w:space="0"/>
              <w:right w:val="single" w:color="auto" w:sz="4" w:space="0"/>
            </w:tcBorders>
            <w:shd w:val="clear" w:color="auto" w:fill="auto"/>
            <w:noWrap/>
            <w:vAlign w:val="bottom"/>
          </w:tcPr>
          <w:p w14:paraId="63DAB8B4">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58ECAFF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3AD94C9B">
        <w:trPr>
          <w:trHeight w:val="280" w:hRule="atLeast"/>
        </w:trPr>
        <w:tc>
          <w:tcPr>
            <w:tcW w:w="1560" w:type="dxa"/>
            <w:tcBorders>
              <w:top w:val="nil"/>
              <w:left w:val="nil"/>
              <w:bottom w:val="nil"/>
              <w:right w:val="nil"/>
            </w:tcBorders>
            <w:shd w:val="clear" w:color="auto" w:fill="auto"/>
            <w:noWrap/>
            <w:vAlign w:val="bottom"/>
          </w:tcPr>
          <w:p w14:paraId="6D6A9C4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2DFB688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GTM</w:t>
            </w:r>
          </w:p>
        </w:tc>
        <w:tc>
          <w:tcPr>
            <w:tcW w:w="1803" w:type="dxa"/>
            <w:tcBorders>
              <w:top w:val="nil"/>
              <w:left w:val="nil"/>
              <w:bottom w:val="single" w:color="auto" w:sz="4" w:space="0"/>
              <w:right w:val="single" w:color="auto" w:sz="4" w:space="0"/>
            </w:tcBorders>
            <w:shd w:val="clear" w:color="auto" w:fill="auto"/>
            <w:noWrap/>
            <w:vAlign w:val="bottom"/>
          </w:tcPr>
          <w:p w14:paraId="20E5D73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GUATEMALA</w:t>
            </w:r>
          </w:p>
        </w:tc>
        <w:tc>
          <w:tcPr>
            <w:tcW w:w="1637" w:type="dxa"/>
            <w:tcBorders>
              <w:top w:val="nil"/>
              <w:left w:val="nil"/>
              <w:bottom w:val="single" w:color="auto" w:sz="4" w:space="0"/>
              <w:right w:val="single" w:color="auto" w:sz="4" w:space="0"/>
            </w:tcBorders>
            <w:shd w:val="clear" w:color="auto" w:fill="auto"/>
            <w:noWrap/>
            <w:vAlign w:val="bottom"/>
          </w:tcPr>
          <w:p w14:paraId="2C7D259B">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581864A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0D76AAE6">
        <w:trPr>
          <w:trHeight w:val="280" w:hRule="atLeast"/>
        </w:trPr>
        <w:tc>
          <w:tcPr>
            <w:tcW w:w="1560" w:type="dxa"/>
            <w:tcBorders>
              <w:top w:val="nil"/>
              <w:left w:val="nil"/>
              <w:bottom w:val="nil"/>
              <w:right w:val="nil"/>
            </w:tcBorders>
            <w:shd w:val="clear" w:color="auto" w:fill="auto"/>
            <w:noWrap/>
            <w:vAlign w:val="bottom"/>
          </w:tcPr>
          <w:p w14:paraId="3D5CA12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259F8D5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HND</w:t>
            </w:r>
          </w:p>
        </w:tc>
        <w:tc>
          <w:tcPr>
            <w:tcW w:w="1803" w:type="dxa"/>
            <w:tcBorders>
              <w:top w:val="nil"/>
              <w:left w:val="nil"/>
              <w:bottom w:val="single" w:color="auto" w:sz="4" w:space="0"/>
              <w:right w:val="single" w:color="auto" w:sz="4" w:space="0"/>
            </w:tcBorders>
            <w:shd w:val="clear" w:color="auto" w:fill="auto"/>
            <w:noWrap/>
            <w:vAlign w:val="bottom"/>
          </w:tcPr>
          <w:p w14:paraId="74FE2E9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HONDURAS</w:t>
            </w:r>
          </w:p>
        </w:tc>
        <w:tc>
          <w:tcPr>
            <w:tcW w:w="1637" w:type="dxa"/>
            <w:tcBorders>
              <w:top w:val="nil"/>
              <w:left w:val="nil"/>
              <w:bottom w:val="single" w:color="auto" w:sz="4" w:space="0"/>
              <w:right w:val="single" w:color="auto" w:sz="4" w:space="0"/>
            </w:tcBorders>
            <w:shd w:val="clear" w:color="auto" w:fill="auto"/>
            <w:noWrap/>
            <w:vAlign w:val="bottom"/>
          </w:tcPr>
          <w:p w14:paraId="564DB3CA">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7DF725E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19823180">
        <w:trPr>
          <w:trHeight w:val="280" w:hRule="atLeast"/>
        </w:trPr>
        <w:tc>
          <w:tcPr>
            <w:tcW w:w="1560" w:type="dxa"/>
            <w:tcBorders>
              <w:top w:val="nil"/>
              <w:left w:val="nil"/>
              <w:bottom w:val="nil"/>
              <w:right w:val="nil"/>
            </w:tcBorders>
            <w:shd w:val="clear" w:color="auto" w:fill="auto"/>
            <w:noWrap/>
            <w:vAlign w:val="bottom"/>
          </w:tcPr>
          <w:p w14:paraId="1C86FD38">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01AD01A6">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w:t>
            </w:r>
          </w:p>
        </w:tc>
        <w:tc>
          <w:tcPr>
            <w:tcW w:w="1803" w:type="dxa"/>
            <w:tcBorders>
              <w:top w:val="nil"/>
              <w:left w:val="nil"/>
              <w:bottom w:val="single" w:color="auto" w:sz="4" w:space="0"/>
              <w:right w:val="single" w:color="auto" w:sz="4" w:space="0"/>
            </w:tcBorders>
            <w:shd w:val="clear" w:color="auto" w:fill="auto"/>
            <w:noWrap/>
            <w:vAlign w:val="bottom"/>
          </w:tcPr>
          <w:p w14:paraId="6524E889">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INDIA</w:t>
            </w:r>
          </w:p>
        </w:tc>
        <w:tc>
          <w:tcPr>
            <w:tcW w:w="1637" w:type="dxa"/>
            <w:tcBorders>
              <w:top w:val="nil"/>
              <w:left w:val="nil"/>
              <w:bottom w:val="single" w:color="auto" w:sz="4" w:space="0"/>
              <w:right w:val="single" w:color="auto" w:sz="4" w:space="0"/>
            </w:tcBorders>
            <w:shd w:val="clear" w:color="auto" w:fill="auto"/>
            <w:noWrap/>
            <w:vAlign w:val="bottom"/>
          </w:tcPr>
          <w:p w14:paraId="53F9C88E">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4301</w:t>
            </w:r>
          </w:p>
        </w:tc>
        <w:tc>
          <w:tcPr>
            <w:tcW w:w="4080" w:type="dxa"/>
            <w:tcBorders>
              <w:top w:val="nil"/>
              <w:left w:val="nil"/>
              <w:bottom w:val="single" w:color="auto" w:sz="4" w:space="0"/>
              <w:right w:val="single" w:color="auto" w:sz="4" w:space="0"/>
            </w:tcBorders>
            <w:shd w:val="clear" w:color="auto" w:fill="auto"/>
            <w:noWrap/>
            <w:vAlign w:val="bottom"/>
          </w:tcPr>
          <w:p w14:paraId="308FD8F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indicator(1016)/indicator(1021)</w:t>
            </w:r>
          </w:p>
        </w:tc>
      </w:tr>
      <w:tr w14:paraId="1211296F">
        <w:trPr>
          <w:trHeight w:val="280" w:hRule="atLeast"/>
        </w:trPr>
        <w:tc>
          <w:tcPr>
            <w:tcW w:w="1560" w:type="dxa"/>
            <w:tcBorders>
              <w:top w:val="nil"/>
              <w:left w:val="nil"/>
              <w:bottom w:val="nil"/>
              <w:right w:val="nil"/>
            </w:tcBorders>
            <w:shd w:val="clear" w:color="auto" w:fill="auto"/>
            <w:noWrap/>
            <w:vAlign w:val="bottom"/>
          </w:tcPr>
          <w:p w14:paraId="32B1CBD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MX</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69E52CB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w:t>
            </w:r>
          </w:p>
        </w:tc>
        <w:tc>
          <w:tcPr>
            <w:tcW w:w="1803" w:type="dxa"/>
            <w:tcBorders>
              <w:top w:val="nil"/>
              <w:left w:val="nil"/>
              <w:bottom w:val="single" w:color="auto" w:sz="4" w:space="0"/>
              <w:right w:val="single" w:color="auto" w:sz="4" w:space="0"/>
            </w:tcBorders>
            <w:shd w:val="clear" w:color="auto" w:fill="auto"/>
            <w:noWrap/>
            <w:vAlign w:val="bottom"/>
          </w:tcPr>
          <w:p w14:paraId="17F0C11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MEXICO</w:t>
            </w:r>
          </w:p>
        </w:tc>
        <w:tc>
          <w:tcPr>
            <w:tcW w:w="1637" w:type="dxa"/>
            <w:tcBorders>
              <w:top w:val="nil"/>
              <w:left w:val="nil"/>
              <w:bottom w:val="single" w:color="auto" w:sz="4" w:space="0"/>
              <w:right w:val="single" w:color="auto" w:sz="4" w:space="0"/>
            </w:tcBorders>
            <w:shd w:val="clear" w:color="auto" w:fill="auto"/>
            <w:noWrap/>
            <w:vAlign w:val="bottom"/>
          </w:tcPr>
          <w:p w14:paraId="0A2B948D">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44EEA3D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57447680">
        <w:trPr>
          <w:trHeight w:val="280" w:hRule="atLeast"/>
        </w:trPr>
        <w:tc>
          <w:tcPr>
            <w:tcW w:w="1560" w:type="dxa"/>
            <w:tcBorders>
              <w:top w:val="nil"/>
              <w:left w:val="nil"/>
              <w:bottom w:val="nil"/>
              <w:right w:val="nil"/>
            </w:tcBorders>
            <w:shd w:val="clear" w:color="auto" w:fill="auto"/>
            <w:noWrap/>
            <w:vAlign w:val="bottom"/>
          </w:tcPr>
          <w:p w14:paraId="376F3A20">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4115BD4F">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MYS</w:t>
            </w:r>
          </w:p>
        </w:tc>
        <w:tc>
          <w:tcPr>
            <w:tcW w:w="1803" w:type="dxa"/>
            <w:tcBorders>
              <w:top w:val="nil"/>
              <w:left w:val="nil"/>
              <w:bottom w:val="single" w:color="auto" w:sz="4" w:space="0"/>
              <w:right w:val="single" w:color="auto" w:sz="4" w:space="0"/>
            </w:tcBorders>
            <w:shd w:val="clear" w:color="auto" w:fill="auto"/>
            <w:noWrap/>
            <w:vAlign w:val="bottom"/>
          </w:tcPr>
          <w:p w14:paraId="7A0C57D0">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MALAYSIA</w:t>
            </w:r>
          </w:p>
        </w:tc>
        <w:tc>
          <w:tcPr>
            <w:tcW w:w="1637" w:type="dxa"/>
            <w:tcBorders>
              <w:top w:val="nil"/>
              <w:left w:val="nil"/>
              <w:bottom w:val="single" w:color="auto" w:sz="4" w:space="0"/>
              <w:right w:val="single" w:color="auto" w:sz="4" w:space="0"/>
            </w:tcBorders>
            <w:shd w:val="clear" w:color="auto" w:fill="auto"/>
            <w:noWrap/>
            <w:vAlign w:val="bottom"/>
          </w:tcPr>
          <w:p w14:paraId="4691B7C7">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4301</w:t>
            </w:r>
          </w:p>
        </w:tc>
        <w:tc>
          <w:tcPr>
            <w:tcW w:w="4080" w:type="dxa"/>
            <w:tcBorders>
              <w:top w:val="nil"/>
              <w:left w:val="nil"/>
              <w:bottom w:val="single" w:color="auto" w:sz="4" w:space="0"/>
              <w:right w:val="single" w:color="auto" w:sz="4" w:space="0"/>
            </w:tcBorders>
            <w:shd w:val="clear" w:color="auto" w:fill="auto"/>
            <w:noWrap/>
            <w:vAlign w:val="bottom"/>
          </w:tcPr>
          <w:p w14:paraId="5F4438D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indicator(1016)/indicator(1021)</w:t>
            </w:r>
          </w:p>
        </w:tc>
      </w:tr>
      <w:tr w14:paraId="680E4B0C">
        <w:trPr>
          <w:trHeight w:val="280" w:hRule="atLeast"/>
        </w:trPr>
        <w:tc>
          <w:tcPr>
            <w:tcW w:w="1560" w:type="dxa"/>
            <w:tcBorders>
              <w:top w:val="nil"/>
              <w:left w:val="nil"/>
              <w:bottom w:val="nil"/>
              <w:right w:val="nil"/>
            </w:tcBorders>
            <w:shd w:val="clear" w:color="auto" w:fill="auto"/>
            <w:noWrap/>
            <w:vAlign w:val="bottom"/>
          </w:tcPr>
          <w:p w14:paraId="7882FEC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54747F1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w:t>
            </w:r>
          </w:p>
        </w:tc>
        <w:tc>
          <w:tcPr>
            <w:tcW w:w="1803" w:type="dxa"/>
            <w:tcBorders>
              <w:top w:val="nil"/>
              <w:left w:val="nil"/>
              <w:bottom w:val="single" w:color="auto" w:sz="4" w:space="0"/>
              <w:right w:val="single" w:color="auto" w:sz="4" w:space="0"/>
            </w:tcBorders>
            <w:shd w:val="clear" w:color="auto" w:fill="auto"/>
            <w:noWrap/>
            <w:vAlign w:val="bottom"/>
          </w:tcPr>
          <w:p w14:paraId="143D7A8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NICARAGUA</w:t>
            </w:r>
          </w:p>
        </w:tc>
        <w:tc>
          <w:tcPr>
            <w:tcW w:w="1637" w:type="dxa"/>
            <w:tcBorders>
              <w:top w:val="nil"/>
              <w:left w:val="nil"/>
              <w:bottom w:val="single" w:color="auto" w:sz="4" w:space="0"/>
              <w:right w:val="single" w:color="auto" w:sz="4" w:space="0"/>
            </w:tcBorders>
            <w:shd w:val="clear" w:color="auto" w:fill="auto"/>
            <w:noWrap/>
            <w:vAlign w:val="bottom"/>
          </w:tcPr>
          <w:p w14:paraId="1592D567">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3D119F0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07BE306F">
        <w:trPr>
          <w:trHeight w:val="280" w:hRule="atLeast"/>
        </w:trPr>
        <w:tc>
          <w:tcPr>
            <w:tcW w:w="1560" w:type="dxa"/>
            <w:tcBorders>
              <w:top w:val="nil"/>
              <w:left w:val="nil"/>
              <w:bottom w:val="nil"/>
              <w:right w:val="nil"/>
            </w:tcBorders>
            <w:shd w:val="clear" w:color="auto" w:fill="auto"/>
            <w:noWrap/>
            <w:vAlign w:val="bottom"/>
          </w:tcPr>
          <w:p w14:paraId="0761E91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5238207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w:t>
            </w:r>
          </w:p>
        </w:tc>
        <w:tc>
          <w:tcPr>
            <w:tcW w:w="1803" w:type="dxa"/>
            <w:tcBorders>
              <w:top w:val="nil"/>
              <w:left w:val="nil"/>
              <w:bottom w:val="single" w:color="auto" w:sz="4" w:space="0"/>
              <w:right w:val="single" w:color="auto" w:sz="4" w:space="0"/>
            </w:tcBorders>
            <w:shd w:val="clear" w:color="auto" w:fill="auto"/>
            <w:noWrap/>
            <w:vAlign w:val="bottom"/>
          </w:tcPr>
          <w:p w14:paraId="4E42AB3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PANAMA</w:t>
            </w:r>
          </w:p>
        </w:tc>
        <w:tc>
          <w:tcPr>
            <w:tcW w:w="1637" w:type="dxa"/>
            <w:tcBorders>
              <w:top w:val="nil"/>
              <w:left w:val="nil"/>
              <w:bottom w:val="single" w:color="auto" w:sz="4" w:space="0"/>
              <w:right w:val="single" w:color="auto" w:sz="4" w:space="0"/>
            </w:tcBorders>
            <w:shd w:val="clear" w:color="auto" w:fill="auto"/>
            <w:noWrap/>
            <w:vAlign w:val="bottom"/>
          </w:tcPr>
          <w:p w14:paraId="6EAFD823">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6B03B18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06431449">
        <w:trPr>
          <w:trHeight w:val="280" w:hRule="atLeast"/>
        </w:trPr>
        <w:tc>
          <w:tcPr>
            <w:tcW w:w="1560" w:type="dxa"/>
            <w:tcBorders>
              <w:top w:val="nil"/>
              <w:left w:val="nil"/>
              <w:bottom w:val="nil"/>
              <w:right w:val="nil"/>
            </w:tcBorders>
            <w:shd w:val="clear" w:color="auto" w:fill="auto"/>
            <w:noWrap/>
            <w:vAlign w:val="bottom"/>
          </w:tcPr>
          <w:p w14:paraId="2654C23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1CAB215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w:t>
            </w:r>
          </w:p>
        </w:tc>
        <w:tc>
          <w:tcPr>
            <w:tcW w:w="1803" w:type="dxa"/>
            <w:tcBorders>
              <w:top w:val="nil"/>
              <w:left w:val="nil"/>
              <w:bottom w:val="single" w:color="auto" w:sz="4" w:space="0"/>
              <w:right w:val="single" w:color="auto" w:sz="4" w:space="0"/>
            </w:tcBorders>
            <w:shd w:val="clear" w:color="auto" w:fill="auto"/>
            <w:noWrap/>
            <w:vAlign w:val="bottom"/>
          </w:tcPr>
          <w:p w14:paraId="6C2B591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PERU</w:t>
            </w:r>
          </w:p>
        </w:tc>
        <w:tc>
          <w:tcPr>
            <w:tcW w:w="1637" w:type="dxa"/>
            <w:tcBorders>
              <w:top w:val="nil"/>
              <w:left w:val="nil"/>
              <w:bottom w:val="single" w:color="auto" w:sz="4" w:space="0"/>
              <w:right w:val="single" w:color="auto" w:sz="4" w:space="0"/>
            </w:tcBorders>
            <w:shd w:val="clear" w:color="auto" w:fill="auto"/>
            <w:noWrap/>
            <w:vAlign w:val="bottom"/>
          </w:tcPr>
          <w:p w14:paraId="560536DF">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2116E45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550B91C0">
        <w:trPr>
          <w:trHeight w:val="280" w:hRule="atLeast"/>
        </w:trPr>
        <w:tc>
          <w:tcPr>
            <w:tcW w:w="1560" w:type="dxa"/>
            <w:tcBorders>
              <w:top w:val="nil"/>
              <w:left w:val="nil"/>
              <w:bottom w:val="nil"/>
              <w:right w:val="nil"/>
            </w:tcBorders>
            <w:shd w:val="clear" w:color="auto" w:fill="auto"/>
            <w:noWrap/>
            <w:vAlign w:val="bottom"/>
          </w:tcPr>
          <w:p w14:paraId="566DE1D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PY</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507E3DE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PRY</w:t>
            </w:r>
          </w:p>
        </w:tc>
        <w:tc>
          <w:tcPr>
            <w:tcW w:w="1803" w:type="dxa"/>
            <w:tcBorders>
              <w:top w:val="nil"/>
              <w:left w:val="nil"/>
              <w:bottom w:val="single" w:color="auto" w:sz="4" w:space="0"/>
              <w:right w:val="single" w:color="auto" w:sz="4" w:space="0"/>
            </w:tcBorders>
            <w:shd w:val="clear" w:color="auto" w:fill="auto"/>
            <w:noWrap/>
            <w:vAlign w:val="bottom"/>
          </w:tcPr>
          <w:p w14:paraId="161A0C0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PARAGUAY</w:t>
            </w:r>
          </w:p>
        </w:tc>
        <w:tc>
          <w:tcPr>
            <w:tcW w:w="1637" w:type="dxa"/>
            <w:tcBorders>
              <w:top w:val="nil"/>
              <w:left w:val="nil"/>
              <w:bottom w:val="single" w:color="auto" w:sz="4" w:space="0"/>
              <w:right w:val="single" w:color="auto" w:sz="4" w:space="0"/>
            </w:tcBorders>
            <w:shd w:val="clear" w:color="auto" w:fill="auto"/>
            <w:noWrap/>
            <w:vAlign w:val="bottom"/>
          </w:tcPr>
          <w:p w14:paraId="004D4AF5">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304152A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3E1CFA3A">
        <w:trPr>
          <w:trHeight w:val="280" w:hRule="atLeast"/>
        </w:trPr>
        <w:tc>
          <w:tcPr>
            <w:tcW w:w="1560" w:type="dxa"/>
            <w:tcBorders>
              <w:top w:val="nil"/>
              <w:left w:val="nil"/>
              <w:bottom w:val="nil"/>
              <w:right w:val="nil"/>
            </w:tcBorders>
            <w:shd w:val="clear" w:color="auto" w:fill="auto"/>
            <w:noWrap/>
            <w:vAlign w:val="bottom"/>
          </w:tcPr>
          <w:p w14:paraId="37E361D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SV</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292E69C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SLV</w:t>
            </w:r>
          </w:p>
        </w:tc>
        <w:tc>
          <w:tcPr>
            <w:tcW w:w="1803" w:type="dxa"/>
            <w:tcBorders>
              <w:top w:val="nil"/>
              <w:left w:val="nil"/>
              <w:bottom w:val="single" w:color="auto" w:sz="4" w:space="0"/>
              <w:right w:val="single" w:color="auto" w:sz="4" w:space="0"/>
            </w:tcBorders>
            <w:shd w:val="clear" w:color="auto" w:fill="auto"/>
            <w:noWrap/>
            <w:vAlign w:val="bottom"/>
          </w:tcPr>
          <w:p w14:paraId="749DA36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EL SALVADOR</w:t>
            </w:r>
          </w:p>
        </w:tc>
        <w:tc>
          <w:tcPr>
            <w:tcW w:w="1637" w:type="dxa"/>
            <w:tcBorders>
              <w:top w:val="nil"/>
              <w:left w:val="nil"/>
              <w:bottom w:val="single" w:color="auto" w:sz="4" w:space="0"/>
              <w:right w:val="single" w:color="auto" w:sz="4" w:space="0"/>
            </w:tcBorders>
            <w:shd w:val="clear" w:color="auto" w:fill="auto"/>
            <w:noWrap/>
            <w:vAlign w:val="bottom"/>
          </w:tcPr>
          <w:p w14:paraId="5E91AC22">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158583C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2E05E048">
        <w:trPr>
          <w:trHeight w:val="280" w:hRule="atLeast"/>
        </w:trPr>
        <w:tc>
          <w:tcPr>
            <w:tcW w:w="1560" w:type="dxa"/>
            <w:tcBorders>
              <w:top w:val="nil"/>
              <w:left w:val="nil"/>
              <w:bottom w:val="nil"/>
              <w:right w:val="nil"/>
            </w:tcBorders>
            <w:shd w:val="clear" w:color="auto" w:fill="auto"/>
            <w:noWrap/>
            <w:vAlign w:val="bottom"/>
          </w:tcPr>
          <w:p w14:paraId="78B85ED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UY</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541BE4F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URY</w:t>
            </w:r>
          </w:p>
        </w:tc>
        <w:tc>
          <w:tcPr>
            <w:tcW w:w="1803" w:type="dxa"/>
            <w:tcBorders>
              <w:top w:val="nil"/>
              <w:left w:val="nil"/>
              <w:bottom w:val="single" w:color="auto" w:sz="4" w:space="0"/>
              <w:right w:val="single" w:color="auto" w:sz="4" w:space="0"/>
            </w:tcBorders>
            <w:shd w:val="clear" w:color="auto" w:fill="auto"/>
            <w:noWrap/>
            <w:vAlign w:val="bottom"/>
          </w:tcPr>
          <w:p w14:paraId="4D2B45F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URUGUAY</w:t>
            </w:r>
          </w:p>
        </w:tc>
        <w:tc>
          <w:tcPr>
            <w:tcW w:w="1637" w:type="dxa"/>
            <w:tcBorders>
              <w:top w:val="nil"/>
              <w:left w:val="nil"/>
              <w:bottom w:val="single" w:color="auto" w:sz="4" w:space="0"/>
              <w:right w:val="single" w:color="auto" w:sz="4" w:space="0"/>
            </w:tcBorders>
            <w:shd w:val="clear" w:color="auto" w:fill="auto"/>
            <w:noWrap/>
            <w:vAlign w:val="bottom"/>
          </w:tcPr>
          <w:p w14:paraId="1028396D">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722FC78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r w14:paraId="79B9BE46">
        <w:trPr>
          <w:trHeight w:val="280" w:hRule="atLeast"/>
        </w:trPr>
        <w:tc>
          <w:tcPr>
            <w:tcW w:w="1560" w:type="dxa"/>
            <w:tcBorders>
              <w:top w:val="nil"/>
              <w:left w:val="nil"/>
              <w:bottom w:val="nil"/>
              <w:right w:val="nil"/>
            </w:tcBorders>
            <w:shd w:val="clear" w:color="auto" w:fill="auto"/>
            <w:noWrap/>
            <w:vAlign w:val="bottom"/>
          </w:tcPr>
          <w:p w14:paraId="3279EF0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0AD3438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w:t>
            </w:r>
          </w:p>
        </w:tc>
        <w:tc>
          <w:tcPr>
            <w:tcW w:w="1803" w:type="dxa"/>
            <w:tcBorders>
              <w:top w:val="nil"/>
              <w:left w:val="nil"/>
              <w:bottom w:val="single" w:color="auto" w:sz="4" w:space="0"/>
              <w:right w:val="single" w:color="auto" w:sz="4" w:space="0"/>
            </w:tcBorders>
            <w:shd w:val="clear" w:color="auto" w:fill="auto"/>
            <w:noWrap/>
            <w:vAlign w:val="bottom"/>
          </w:tcPr>
          <w:p w14:paraId="65D221B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VENEZUELA</w:t>
            </w:r>
          </w:p>
        </w:tc>
        <w:tc>
          <w:tcPr>
            <w:tcW w:w="1637" w:type="dxa"/>
            <w:tcBorders>
              <w:top w:val="nil"/>
              <w:left w:val="nil"/>
              <w:bottom w:val="single" w:color="auto" w:sz="4" w:space="0"/>
              <w:right w:val="single" w:color="auto" w:sz="4" w:space="0"/>
            </w:tcBorders>
            <w:shd w:val="clear" w:color="auto" w:fill="auto"/>
            <w:noWrap/>
            <w:vAlign w:val="bottom"/>
          </w:tcPr>
          <w:p w14:paraId="4963CECE">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1001</w:t>
            </w:r>
          </w:p>
        </w:tc>
        <w:tc>
          <w:tcPr>
            <w:tcW w:w="4080" w:type="dxa"/>
            <w:tcBorders>
              <w:top w:val="nil"/>
              <w:left w:val="nil"/>
              <w:bottom w:val="single" w:color="auto" w:sz="4" w:space="0"/>
              <w:right w:val="single" w:color="auto" w:sz="4" w:space="0"/>
            </w:tcBorders>
            <w:shd w:val="clear" w:color="auto" w:fill="auto"/>
            <w:noWrap/>
            <w:vAlign w:val="bottom"/>
          </w:tcPr>
          <w:p w14:paraId="15019B9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indicator(3)/indicator(260)</w:t>
            </w:r>
          </w:p>
        </w:tc>
      </w:tr>
    </w:tbl>
    <w:p w14:paraId="4F888EE6">
      <w:pPr>
        <w:jc w:val="left"/>
        <w:rPr>
          <w:rFonts w:hint="eastAsia" w:ascii="微软雅黑" w:hAnsi="微软雅黑" w:eastAsia="微软雅黑"/>
          <w:color w:val="C00000"/>
          <w:lang w:val="en-GB"/>
        </w:rPr>
      </w:pPr>
    </w:p>
    <w:p w14:paraId="1E03FD3C">
      <w:pPr>
        <w:jc w:val="left"/>
        <w:rPr>
          <w:rFonts w:hint="eastAsia" w:ascii="微软雅黑" w:hAnsi="微软雅黑" w:eastAsia="微软雅黑"/>
          <w:color w:val="C00000"/>
          <w:lang w:val="en-GB"/>
        </w:rPr>
      </w:pPr>
    </w:p>
    <w:p w14:paraId="3D6E5CA1">
      <w:pPr>
        <w:jc w:val="left"/>
        <w:rPr>
          <w:rFonts w:hint="eastAsia" w:ascii="微软雅黑" w:hAnsi="微软雅黑" w:eastAsia="微软雅黑"/>
          <w:color w:val="C00000"/>
          <w:lang w:val="en-GB"/>
        </w:rPr>
      </w:pPr>
    </w:p>
    <w:p w14:paraId="6A2EB845">
      <w:pPr>
        <w:pStyle w:val="14"/>
        <w:numPr>
          <w:ilvl w:val="0"/>
          <w:numId w:val="6"/>
        </w:numPr>
        <w:ind w:firstLineChars="0"/>
        <w:jc w:val="left"/>
        <w:rPr>
          <w:rFonts w:hint="eastAsia" w:ascii="微软雅黑" w:hAnsi="微软雅黑" w:eastAsia="微软雅黑"/>
          <w:color w:val="C00000"/>
          <w:lang w:val="en-GB"/>
        </w:rPr>
      </w:pPr>
      <w:r>
        <w:rPr>
          <w:rFonts w:hint="eastAsia" w:ascii="微软雅黑" w:hAnsi="微软雅黑" w:eastAsia="微软雅黑"/>
          <w:color w:val="C00000"/>
          <w:lang w:val="en-GB"/>
        </w:rPr>
        <w:t>净利润率</w:t>
      </w:r>
    </w:p>
    <w:p w14:paraId="5E5B1E7B">
      <w:pPr>
        <w:jc w:val="left"/>
        <w:rPr>
          <w:rFonts w:hint="eastAsia" w:ascii="微软雅黑" w:hAnsi="微软雅黑" w:eastAsia="微软雅黑"/>
          <w:color w:val="C00000"/>
          <w:lang w:val="en-GB"/>
        </w:rPr>
      </w:pPr>
    </w:p>
    <w:p w14:paraId="6CD35BE3">
      <w:pPr>
        <w:jc w:val="left"/>
        <w:rPr>
          <w:rFonts w:hint="eastAsia" w:ascii="微软雅黑" w:hAnsi="微软雅黑" w:eastAsia="微软雅黑"/>
          <w:color w:val="C00000"/>
          <w:lang w:val="en-GB"/>
        </w:rPr>
      </w:pPr>
    </w:p>
    <w:tbl>
      <w:tblPr>
        <w:tblStyle w:val="8"/>
        <w:tblW w:w="9980" w:type="dxa"/>
        <w:tblInd w:w="0" w:type="dxa"/>
        <w:tblLayout w:type="autofit"/>
        <w:tblCellMar>
          <w:top w:w="0" w:type="dxa"/>
          <w:left w:w="108" w:type="dxa"/>
          <w:bottom w:w="0" w:type="dxa"/>
          <w:right w:w="108" w:type="dxa"/>
        </w:tblCellMar>
      </w:tblPr>
      <w:tblGrid>
        <w:gridCol w:w="1560"/>
        <w:gridCol w:w="900"/>
        <w:gridCol w:w="1803"/>
        <w:gridCol w:w="1637"/>
        <w:gridCol w:w="4080"/>
      </w:tblGrid>
      <w:tr w14:paraId="65FB8D93">
        <w:trPr>
          <w:trHeight w:val="560" w:hRule="atLeast"/>
        </w:trPr>
        <w:tc>
          <w:tcPr>
            <w:tcW w:w="1560" w:type="dxa"/>
            <w:tcBorders>
              <w:top w:val="nil"/>
              <w:left w:val="nil"/>
              <w:bottom w:val="nil"/>
              <w:right w:val="nil"/>
            </w:tcBorders>
            <w:shd w:val="clear" w:color="auto" w:fill="auto"/>
            <w:noWrap/>
            <w:vAlign w:val="bottom"/>
          </w:tcPr>
          <w:p w14:paraId="1629259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 Code</w:t>
            </w:r>
          </w:p>
        </w:tc>
        <w:tc>
          <w:tcPr>
            <w:tcW w:w="90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394344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ISO-3</w:t>
            </w:r>
          </w:p>
        </w:tc>
        <w:tc>
          <w:tcPr>
            <w:tcW w:w="1803" w:type="dxa"/>
            <w:tcBorders>
              <w:top w:val="single" w:color="auto" w:sz="4" w:space="0"/>
              <w:left w:val="nil"/>
              <w:bottom w:val="single" w:color="auto" w:sz="4" w:space="0"/>
              <w:right w:val="single" w:color="auto" w:sz="4" w:space="0"/>
            </w:tcBorders>
            <w:shd w:val="clear" w:color="auto" w:fill="auto"/>
            <w:noWrap/>
            <w:vAlign w:val="bottom"/>
          </w:tcPr>
          <w:p w14:paraId="27A7400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Country</w:t>
            </w:r>
          </w:p>
        </w:tc>
        <w:tc>
          <w:tcPr>
            <w:tcW w:w="1637" w:type="dxa"/>
            <w:tcBorders>
              <w:top w:val="single" w:color="auto" w:sz="4" w:space="0"/>
              <w:left w:val="nil"/>
              <w:bottom w:val="single" w:color="auto" w:sz="4" w:space="0"/>
              <w:right w:val="single" w:color="auto" w:sz="4" w:space="0"/>
            </w:tcBorders>
            <w:shd w:val="clear" w:color="auto" w:fill="auto"/>
            <w:vAlign w:val="bottom"/>
          </w:tcPr>
          <w:p w14:paraId="564FD5A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Net Profit Margin</w:t>
            </w:r>
            <w:r>
              <w:rPr>
                <w:rFonts w:ascii="Arial" w:hAnsi="Arial" w:eastAsia="Times New Roman" w:cs="Arial"/>
                <w:color w:val="000000"/>
                <w:kern w:val="0"/>
                <w:sz w:val="22"/>
                <w:lang w:val="en-GB"/>
              </w:rPr>
              <w:br w:type="textWrapping"/>
            </w:r>
            <w:r>
              <w:rPr>
                <w:rFonts w:ascii="宋体" w:hAnsi="宋体" w:eastAsia="宋体" w:cs="宋体"/>
                <w:color w:val="000000"/>
                <w:kern w:val="0"/>
                <w:sz w:val="22"/>
                <w:lang w:val="en-GB"/>
              </w:rPr>
              <w:t>净利润率</w:t>
            </w:r>
          </w:p>
        </w:tc>
        <w:tc>
          <w:tcPr>
            <w:tcW w:w="4080" w:type="dxa"/>
            <w:tcBorders>
              <w:top w:val="single" w:color="auto" w:sz="4" w:space="0"/>
              <w:left w:val="nil"/>
              <w:bottom w:val="single" w:color="auto" w:sz="4" w:space="0"/>
              <w:right w:val="single" w:color="auto" w:sz="4" w:space="0"/>
            </w:tcBorders>
            <w:shd w:val="clear" w:color="auto" w:fill="auto"/>
            <w:noWrap/>
            <w:vAlign w:val="bottom"/>
          </w:tcPr>
          <w:p w14:paraId="4FC57A8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formula</w:t>
            </w:r>
          </w:p>
        </w:tc>
      </w:tr>
      <w:tr w14:paraId="14AD7447">
        <w:trPr>
          <w:trHeight w:val="280" w:hRule="atLeast"/>
        </w:trPr>
        <w:tc>
          <w:tcPr>
            <w:tcW w:w="1560" w:type="dxa"/>
            <w:tcBorders>
              <w:top w:val="nil"/>
              <w:left w:val="nil"/>
              <w:bottom w:val="nil"/>
              <w:right w:val="nil"/>
            </w:tcBorders>
            <w:shd w:val="clear" w:color="auto" w:fill="auto"/>
            <w:noWrap/>
            <w:vAlign w:val="bottom"/>
          </w:tcPr>
          <w:p w14:paraId="7E73212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21CB024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w:t>
            </w:r>
          </w:p>
        </w:tc>
        <w:tc>
          <w:tcPr>
            <w:tcW w:w="1803" w:type="dxa"/>
            <w:tcBorders>
              <w:top w:val="nil"/>
              <w:left w:val="nil"/>
              <w:bottom w:val="single" w:color="auto" w:sz="4" w:space="0"/>
              <w:right w:val="single" w:color="auto" w:sz="4" w:space="0"/>
            </w:tcBorders>
            <w:shd w:val="clear" w:color="auto" w:fill="auto"/>
            <w:noWrap/>
            <w:vAlign w:val="bottom"/>
          </w:tcPr>
          <w:p w14:paraId="0423FBA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ARGENTINA</w:t>
            </w:r>
          </w:p>
        </w:tc>
        <w:tc>
          <w:tcPr>
            <w:tcW w:w="1637" w:type="dxa"/>
            <w:tcBorders>
              <w:top w:val="nil"/>
              <w:left w:val="nil"/>
              <w:bottom w:val="single" w:color="auto" w:sz="4" w:space="0"/>
              <w:right w:val="single" w:color="auto" w:sz="4" w:space="0"/>
            </w:tcBorders>
            <w:shd w:val="clear" w:color="auto" w:fill="auto"/>
            <w:noWrap/>
            <w:vAlign w:val="bottom"/>
          </w:tcPr>
          <w:p w14:paraId="7379C134">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20F5E70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34F7CA7A">
        <w:trPr>
          <w:trHeight w:val="280" w:hRule="atLeast"/>
        </w:trPr>
        <w:tc>
          <w:tcPr>
            <w:tcW w:w="1560" w:type="dxa"/>
            <w:tcBorders>
              <w:top w:val="nil"/>
              <w:left w:val="nil"/>
              <w:bottom w:val="nil"/>
              <w:right w:val="nil"/>
            </w:tcBorders>
            <w:shd w:val="clear" w:color="auto" w:fill="auto"/>
            <w:noWrap/>
            <w:vAlign w:val="bottom"/>
          </w:tcPr>
          <w:p w14:paraId="5D52951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442F8B1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w:t>
            </w:r>
          </w:p>
        </w:tc>
        <w:tc>
          <w:tcPr>
            <w:tcW w:w="1803" w:type="dxa"/>
            <w:tcBorders>
              <w:top w:val="nil"/>
              <w:left w:val="nil"/>
              <w:bottom w:val="single" w:color="auto" w:sz="4" w:space="0"/>
              <w:right w:val="single" w:color="auto" w:sz="4" w:space="0"/>
            </w:tcBorders>
            <w:shd w:val="clear" w:color="auto" w:fill="auto"/>
            <w:noWrap/>
            <w:vAlign w:val="bottom"/>
          </w:tcPr>
          <w:p w14:paraId="6EF8FB5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BOLIVIA</w:t>
            </w:r>
          </w:p>
        </w:tc>
        <w:tc>
          <w:tcPr>
            <w:tcW w:w="1637" w:type="dxa"/>
            <w:tcBorders>
              <w:top w:val="nil"/>
              <w:left w:val="nil"/>
              <w:bottom w:val="single" w:color="auto" w:sz="4" w:space="0"/>
              <w:right w:val="single" w:color="auto" w:sz="4" w:space="0"/>
            </w:tcBorders>
            <w:shd w:val="clear" w:color="auto" w:fill="auto"/>
            <w:noWrap/>
            <w:vAlign w:val="bottom"/>
          </w:tcPr>
          <w:p w14:paraId="60CEA1E7">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7225F36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197AF6C8">
        <w:trPr>
          <w:trHeight w:val="280" w:hRule="atLeast"/>
        </w:trPr>
        <w:tc>
          <w:tcPr>
            <w:tcW w:w="1560" w:type="dxa"/>
            <w:tcBorders>
              <w:top w:val="nil"/>
              <w:left w:val="nil"/>
              <w:bottom w:val="nil"/>
              <w:right w:val="nil"/>
            </w:tcBorders>
            <w:shd w:val="clear" w:color="auto" w:fill="auto"/>
            <w:noWrap/>
            <w:vAlign w:val="bottom"/>
          </w:tcPr>
          <w:p w14:paraId="211F812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50AAEFB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w:t>
            </w:r>
          </w:p>
        </w:tc>
        <w:tc>
          <w:tcPr>
            <w:tcW w:w="1803" w:type="dxa"/>
            <w:tcBorders>
              <w:top w:val="nil"/>
              <w:left w:val="nil"/>
              <w:bottom w:val="single" w:color="auto" w:sz="4" w:space="0"/>
              <w:right w:val="single" w:color="auto" w:sz="4" w:space="0"/>
            </w:tcBorders>
            <w:shd w:val="clear" w:color="auto" w:fill="auto"/>
            <w:noWrap/>
            <w:vAlign w:val="bottom"/>
          </w:tcPr>
          <w:p w14:paraId="48BC0A7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BRAZIL</w:t>
            </w:r>
          </w:p>
        </w:tc>
        <w:tc>
          <w:tcPr>
            <w:tcW w:w="1637" w:type="dxa"/>
            <w:tcBorders>
              <w:top w:val="nil"/>
              <w:left w:val="nil"/>
              <w:bottom w:val="single" w:color="auto" w:sz="4" w:space="0"/>
              <w:right w:val="single" w:color="auto" w:sz="4" w:space="0"/>
            </w:tcBorders>
            <w:shd w:val="clear" w:color="auto" w:fill="auto"/>
            <w:noWrap/>
            <w:vAlign w:val="bottom"/>
          </w:tcPr>
          <w:p w14:paraId="70E9504A">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41BA0C6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5A9053AF">
        <w:trPr>
          <w:trHeight w:val="280" w:hRule="atLeast"/>
        </w:trPr>
        <w:tc>
          <w:tcPr>
            <w:tcW w:w="1560" w:type="dxa"/>
            <w:tcBorders>
              <w:top w:val="nil"/>
              <w:left w:val="nil"/>
              <w:bottom w:val="nil"/>
              <w:right w:val="nil"/>
            </w:tcBorders>
            <w:shd w:val="clear" w:color="auto" w:fill="auto"/>
            <w:noWrap/>
            <w:vAlign w:val="bottom"/>
          </w:tcPr>
          <w:p w14:paraId="1D5A19F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CL</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24A210B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CHL</w:t>
            </w:r>
          </w:p>
        </w:tc>
        <w:tc>
          <w:tcPr>
            <w:tcW w:w="1803" w:type="dxa"/>
            <w:tcBorders>
              <w:top w:val="nil"/>
              <w:left w:val="nil"/>
              <w:bottom w:val="single" w:color="auto" w:sz="4" w:space="0"/>
              <w:right w:val="single" w:color="auto" w:sz="4" w:space="0"/>
            </w:tcBorders>
            <w:shd w:val="clear" w:color="auto" w:fill="auto"/>
            <w:noWrap/>
            <w:vAlign w:val="bottom"/>
          </w:tcPr>
          <w:p w14:paraId="7868E27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CHILE</w:t>
            </w:r>
          </w:p>
        </w:tc>
        <w:tc>
          <w:tcPr>
            <w:tcW w:w="1637" w:type="dxa"/>
            <w:tcBorders>
              <w:top w:val="nil"/>
              <w:left w:val="nil"/>
              <w:bottom w:val="single" w:color="auto" w:sz="4" w:space="0"/>
              <w:right w:val="single" w:color="auto" w:sz="4" w:space="0"/>
            </w:tcBorders>
            <w:shd w:val="clear" w:color="auto" w:fill="auto"/>
            <w:noWrap/>
            <w:vAlign w:val="bottom"/>
          </w:tcPr>
          <w:p w14:paraId="6AC6190C">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4CBBC56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37503391">
        <w:trPr>
          <w:trHeight w:val="280" w:hRule="atLeast"/>
        </w:trPr>
        <w:tc>
          <w:tcPr>
            <w:tcW w:w="1560" w:type="dxa"/>
            <w:tcBorders>
              <w:top w:val="nil"/>
              <w:left w:val="nil"/>
              <w:bottom w:val="nil"/>
              <w:right w:val="nil"/>
            </w:tcBorders>
            <w:shd w:val="clear" w:color="auto" w:fill="auto"/>
            <w:noWrap/>
            <w:vAlign w:val="bottom"/>
          </w:tcPr>
          <w:p w14:paraId="6DE74FE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5DF1C11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w:t>
            </w:r>
          </w:p>
        </w:tc>
        <w:tc>
          <w:tcPr>
            <w:tcW w:w="1803" w:type="dxa"/>
            <w:tcBorders>
              <w:top w:val="nil"/>
              <w:left w:val="nil"/>
              <w:bottom w:val="single" w:color="auto" w:sz="4" w:space="0"/>
              <w:right w:val="single" w:color="auto" w:sz="4" w:space="0"/>
            </w:tcBorders>
            <w:shd w:val="clear" w:color="auto" w:fill="auto"/>
            <w:noWrap/>
            <w:vAlign w:val="bottom"/>
          </w:tcPr>
          <w:p w14:paraId="1E8862C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COLOMBIA</w:t>
            </w:r>
          </w:p>
        </w:tc>
        <w:tc>
          <w:tcPr>
            <w:tcW w:w="1637" w:type="dxa"/>
            <w:tcBorders>
              <w:top w:val="nil"/>
              <w:left w:val="nil"/>
              <w:bottom w:val="single" w:color="auto" w:sz="4" w:space="0"/>
              <w:right w:val="single" w:color="auto" w:sz="4" w:space="0"/>
            </w:tcBorders>
            <w:shd w:val="clear" w:color="auto" w:fill="auto"/>
            <w:noWrap/>
            <w:vAlign w:val="bottom"/>
          </w:tcPr>
          <w:p w14:paraId="7142F9BB">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3173820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2C9FF95C">
        <w:trPr>
          <w:trHeight w:val="280" w:hRule="atLeast"/>
        </w:trPr>
        <w:tc>
          <w:tcPr>
            <w:tcW w:w="1560" w:type="dxa"/>
            <w:tcBorders>
              <w:top w:val="nil"/>
              <w:left w:val="nil"/>
              <w:bottom w:val="nil"/>
              <w:right w:val="nil"/>
            </w:tcBorders>
            <w:shd w:val="clear" w:color="auto" w:fill="auto"/>
            <w:noWrap/>
            <w:vAlign w:val="bottom"/>
          </w:tcPr>
          <w:p w14:paraId="1AD7002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452E37D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CRI</w:t>
            </w:r>
          </w:p>
        </w:tc>
        <w:tc>
          <w:tcPr>
            <w:tcW w:w="1803" w:type="dxa"/>
            <w:tcBorders>
              <w:top w:val="nil"/>
              <w:left w:val="nil"/>
              <w:bottom w:val="single" w:color="auto" w:sz="4" w:space="0"/>
              <w:right w:val="single" w:color="auto" w:sz="4" w:space="0"/>
            </w:tcBorders>
            <w:shd w:val="clear" w:color="auto" w:fill="auto"/>
            <w:noWrap/>
            <w:vAlign w:val="bottom"/>
          </w:tcPr>
          <w:p w14:paraId="1920A16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COSTA RICA</w:t>
            </w:r>
          </w:p>
        </w:tc>
        <w:tc>
          <w:tcPr>
            <w:tcW w:w="1637" w:type="dxa"/>
            <w:tcBorders>
              <w:top w:val="nil"/>
              <w:left w:val="nil"/>
              <w:bottom w:val="single" w:color="auto" w:sz="4" w:space="0"/>
              <w:right w:val="single" w:color="auto" w:sz="4" w:space="0"/>
            </w:tcBorders>
            <w:shd w:val="clear" w:color="auto" w:fill="auto"/>
            <w:noWrap/>
            <w:vAlign w:val="bottom"/>
          </w:tcPr>
          <w:p w14:paraId="13DD8B2C">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3530CFC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37C428A0">
        <w:trPr>
          <w:trHeight w:val="280" w:hRule="atLeast"/>
        </w:trPr>
        <w:tc>
          <w:tcPr>
            <w:tcW w:w="1560" w:type="dxa"/>
            <w:tcBorders>
              <w:top w:val="nil"/>
              <w:left w:val="nil"/>
              <w:bottom w:val="nil"/>
              <w:right w:val="nil"/>
            </w:tcBorders>
            <w:shd w:val="clear" w:color="auto" w:fill="auto"/>
            <w:noWrap/>
            <w:vAlign w:val="bottom"/>
          </w:tcPr>
          <w:p w14:paraId="102DFFC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4FB99E4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w:t>
            </w:r>
          </w:p>
        </w:tc>
        <w:tc>
          <w:tcPr>
            <w:tcW w:w="1803" w:type="dxa"/>
            <w:tcBorders>
              <w:top w:val="nil"/>
              <w:left w:val="nil"/>
              <w:bottom w:val="single" w:color="auto" w:sz="4" w:space="0"/>
              <w:right w:val="single" w:color="auto" w:sz="4" w:space="0"/>
            </w:tcBorders>
            <w:shd w:val="clear" w:color="auto" w:fill="auto"/>
            <w:noWrap/>
            <w:vAlign w:val="bottom"/>
          </w:tcPr>
          <w:p w14:paraId="1EFACE3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CUBA</w:t>
            </w:r>
          </w:p>
        </w:tc>
        <w:tc>
          <w:tcPr>
            <w:tcW w:w="1637" w:type="dxa"/>
            <w:tcBorders>
              <w:top w:val="nil"/>
              <w:left w:val="nil"/>
              <w:bottom w:val="single" w:color="auto" w:sz="4" w:space="0"/>
              <w:right w:val="single" w:color="auto" w:sz="4" w:space="0"/>
            </w:tcBorders>
            <w:shd w:val="clear" w:color="auto" w:fill="auto"/>
            <w:noWrap/>
            <w:vAlign w:val="bottom"/>
          </w:tcPr>
          <w:p w14:paraId="16C69A9B">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5C25F8B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554ACF7D">
        <w:trPr>
          <w:trHeight w:val="280" w:hRule="atLeast"/>
        </w:trPr>
        <w:tc>
          <w:tcPr>
            <w:tcW w:w="1560" w:type="dxa"/>
            <w:tcBorders>
              <w:top w:val="nil"/>
              <w:left w:val="nil"/>
              <w:bottom w:val="nil"/>
              <w:right w:val="nil"/>
            </w:tcBorders>
            <w:shd w:val="clear" w:color="auto" w:fill="auto"/>
            <w:noWrap/>
            <w:vAlign w:val="bottom"/>
          </w:tcPr>
          <w:p w14:paraId="7B57644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62AEF60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w:t>
            </w:r>
          </w:p>
        </w:tc>
        <w:tc>
          <w:tcPr>
            <w:tcW w:w="1803" w:type="dxa"/>
            <w:tcBorders>
              <w:top w:val="nil"/>
              <w:left w:val="nil"/>
              <w:bottom w:val="single" w:color="auto" w:sz="4" w:space="0"/>
              <w:right w:val="single" w:color="auto" w:sz="4" w:space="0"/>
            </w:tcBorders>
            <w:shd w:val="clear" w:color="auto" w:fill="auto"/>
            <w:noWrap/>
            <w:vAlign w:val="bottom"/>
          </w:tcPr>
          <w:p w14:paraId="6D2206B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DOMINICAN REP</w:t>
            </w:r>
          </w:p>
        </w:tc>
        <w:tc>
          <w:tcPr>
            <w:tcW w:w="1637" w:type="dxa"/>
            <w:tcBorders>
              <w:top w:val="nil"/>
              <w:left w:val="nil"/>
              <w:bottom w:val="single" w:color="auto" w:sz="4" w:space="0"/>
              <w:right w:val="single" w:color="auto" w:sz="4" w:space="0"/>
            </w:tcBorders>
            <w:shd w:val="clear" w:color="auto" w:fill="auto"/>
            <w:noWrap/>
            <w:vAlign w:val="bottom"/>
          </w:tcPr>
          <w:p w14:paraId="4D69A5CD">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690A903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1CDAD1BF">
        <w:trPr>
          <w:trHeight w:val="280" w:hRule="atLeast"/>
        </w:trPr>
        <w:tc>
          <w:tcPr>
            <w:tcW w:w="1560" w:type="dxa"/>
            <w:tcBorders>
              <w:top w:val="nil"/>
              <w:left w:val="nil"/>
              <w:bottom w:val="nil"/>
              <w:right w:val="nil"/>
            </w:tcBorders>
            <w:shd w:val="clear" w:color="auto" w:fill="auto"/>
            <w:noWrap/>
            <w:vAlign w:val="bottom"/>
          </w:tcPr>
          <w:p w14:paraId="3206DBE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4C2E2F0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w:t>
            </w:r>
          </w:p>
        </w:tc>
        <w:tc>
          <w:tcPr>
            <w:tcW w:w="1803" w:type="dxa"/>
            <w:tcBorders>
              <w:top w:val="nil"/>
              <w:left w:val="nil"/>
              <w:bottom w:val="single" w:color="auto" w:sz="4" w:space="0"/>
              <w:right w:val="single" w:color="auto" w:sz="4" w:space="0"/>
            </w:tcBorders>
            <w:shd w:val="clear" w:color="auto" w:fill="auto"/>
            <w:noWrap/>
            <w:vAlign w:val="bottom"/>
          </w:tcPr>
          <w:p w14:paraId="22CF667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ECUADOR</w:t>
            </w:r>
          </w:p>
        </w:tc>
        <w:tc>
          <w:tcPr>
            <w:tcW w:w="1637" w:type="dxa"/>
            <w:tcBorders>
              <w:top w:val="nil"/>
              <w:left w:val="nil"/>
              <w:bottom w:val="single" w:color="auto" w:sz="4" w:space="0"/>
              <w:right w:val="single" w:color="auto" w:sz="4" w:space="0"/>
            </w:tcBorders>
            <w:shd w:val="clear" w:color="auto" w:fill="auto"/>
            <w:noWrap/>
            <w:vAlign w:val="bottom"/>
          </w:tcPr>
          <w:p w14:paraId="099B39FB">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230BF5A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16113DBA">
        <w:trPr>
          <w:trHeight w:val="280" w:hRule="atLeast"/>
        </w:trPr>
        <w:tc>
          <w:tcPr>
            <w:tcW w:w="1560" w:type="dxa"/>
            <w:tcBorders>
              <w:top w:val="nil"/>
              <w:left w:val="nil"/>
              <w:bottom w:val="nil"/>
              <w:right w:val="nil"/>
            </w:tcBorders>
            <w:shd w:val="clear" w:color="auto" w:fill="auto"/>
            <w:noWrap/>
            <w:vAlign w:val="bottom"/>
          </w:tcPr>
          <w:p w14:paraId="11AD3EF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3E55548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GTM</w:t>
            </w:r>
          </w:p>
        </w:tc>
        <w:tc>
          <w:tcPr>
            <w:tcW w:w="1803" w:type="dxa"/>
            <w:tcBorders>
              <w:top w:val="nil"/>
              <w:left w:val="nil"/>
              <w:bottom w:val="single" w:color="auto" w:sz="4" w:space="0"/>
              <w:right w:val="single" w:color="auto" w:sz="4" w:space="0"/>
            </w:tcBorders>
            <w:shd w:val="clear" w:color="auto" w:fill="auto"/>
            <w:noWrap/>
            <w:vAlign w:val="bottom"/>
          </w:tcPr>
          <w:p w14:paraId="6A97E3B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GUATEMALA</w:t>
            </w:r>
          </w:p>
        </w:tc>
        <w:tc>
          <w:tcPr>
            <w:tcW w:w="1637" w:type="dxa"/>
            <w:tcBorders>
              <w:top w:val="nil"/>
              <w:left w:val="nil"/>
              <w:bottom w:val="single" w:color="auto" w:sz="4" w:space="0"/>
              <w:right w:val="single" w:color="auto" w:sz="4" w:space="0"/>
            </w:tcBorders>
            <w:shd w:val="clear" w:color="auto" w:fill="auto"/>
            <w:noWrap/>
            <w:vAlign w:val="bottom"/>
          </w:tcPr>
          <w:p w14:paraId="6007607B">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160D44B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308BD57C">
        <w:trPr>
          <w:trHeight w:val="280" w:hRule="atLeast"/>
        </w:trPr>
        <w:tc>
          <w:tcPr>
            <w:tcW w:w="1560" w:type="dxa"/>
            <w:tcBorders>
              <w:top w:val="nil"/>
              <w:left w:val="nil"/>
              <w:bottom w:val="nil"/>
              <w:right w:val="nil"/>
            </w:tcBorders>
            <w:shd w:val="clear" w:color="auto" w:fill="auto"/>
            <w:noWrap/>
            <w:vAlign w:val="bottom"/>
          </w:tcPr>
          <w:p w14:paraId="2E79D2F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129F827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HND</w:t>
            </w:r>
          </w:p>
        </w:tc>
        <w:tc>
          <w:tcPr>
            <w:tcW w:w="1803" w:type="dxa"/>
            <w:tcBorders>
              <w:top w:val="nil"/>
              <w:left w:val="nil"/>
              <w:bottom w:val="single" w:color="auto" w:sz="4" w:space="0"/>
              <w:right w:val="single" w:color="auto" w:sz="4" w:space="0"/>
            </w:tcBorders>
            <w:shd w:val="clear" w:color="auto" w:fill="auto"/>
            <w:noWrap/>
            <w:vAlign w:val="bottom"/>
          </w:tcPr>
          <w:p w14:paraId="0C5CA0D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HONDURAS</w:t>
            </w:r>
          </w:p>
        </w:tc>
        <w:tc>
          <w:tcPr>
            <w:tcW w:w="1637" w:type="dxa"/>
            <w:tcBorders>
              <w:top w:val="nil"/>
              <w:left w:val="nil"/>
              <w:bottom w:val="single" w:color="auto" w:sz="4" w:space="0"/>
              <w:right w:val="single" w:color="auto" w:sz="4" w:space="0"/>
            </w:tcBorders>
            <w:shd w:val="clear" w:color="auto" w:fill="auto"/>
            <w:noWrap/>
            <w:vAlign w:val="bottom"/>
          </w:tcPr>
          <w:p w14:paraId="589325E1">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2021176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340F7893">
        <w:trPr>
          <w:trHeight w:val="280" w:hRule="atLeast"/>
        </w:trPr>
        <w:tc>
          <w:tcPr>
            <w:tcW w:w="1560" w:type="dxa"/>
            <w:tcBorders>
              <w:top w:val="nil"/>
              <w:left w:val="nil"/>
              <w:bottom w:val="nil"/>
              <w:right w:val="nil"/>
            </w:tcBorders>
            <w:shd w:val="clear" w:color="auto" w:fill="auto"/>
            <w:noWrap/>
            <w:vAlign w:val="bottom"/>
          </w:tcPr>
          <w:p w14:paraId="7F89D4AE">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65B100DC">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w:t>
            </w:r>
          </w:p>
        </w:tc>
        <w:tc>
          <w:tcPr>
            <w:tcW w:w="1803" w:type="dxa"/>
            <w:tcBorders>
              <w:top w:val="nil"/>
              <w:left w:val="nil"/>
              <w:bottom w:val="single" w:color="auto" w:sz="4" w:space="0"/>
              <w:right w:val="single" w:color="auto" w:sz="4" w:space="0"/>
            </w:tcBorders>
            <w:shd w:val="clear" w:color="auto" w:fill="auto"/>
            <w:noWrap/>
            <w:vAlign w:val="bottom"/>
          </w:tcPr>
          <w:p w14:paraId="527AD641">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INDIA</w:t>
            </w:r>
          </w:p>
        </w:tc>
        <w:tc>
          <w:tcPr>
            <w:tcW w:w="1637" w:type="dxa"/>
            <w:tcBorders>
              <w:top w:val="nil"/>
              <w:left w:val="nil"/>
              <w:bottom w:val="single" w:color="auto" w:sz="4" w:space="0"/>
              <w:right w:val="single" w:color="auto" w:sz="4" w:space="0"/>
            </w:tcBorders>
            <w:shd w:val="clear" w:color="auto" w:fill="auto"/>
            <w:noWrap/>
            <w:vAlign w:val="bottom"/>
          </w:tcPr>
          <w:p w14:paraId="4D7A6FC0">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4202</w:t>
            </w:r>
          </w:p>
        </w:tc>
        <w:tc>
          <w:tcPr>
            <w:tcW w:w="4080" w:type="dxa"/>
            <w:tcBorders>
              <w:top w:val="nil"/>
              <w:left w:val="nil"/>
              <w:bottom w:val="single" w:color="auto" w:sz="4" w:space="0"/>
              <w:right w:val="single" w:color="auto" w:sz="4" w:space="0"/>
            </w:tcBorders>
            <w:shd w:val="clear" w:color="auto" w:fill="auto"/>
            <w:noWrap/>
            <w:vAlign w:val="bottom"/>
          </w:tcPr>
          <w:p w14:paraId="6D1E076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indicator(1005)/indicator(1039)*100</w:t>
            </w:r>
          </w:p>
        </w:tc>
      </w:tr>
      <w:tr w14:paraId="770DDF4E">
        <w:trPr>
          <w:trHeight w:val="280" w:hRule="atLeast"/>
        </w:trPr>
        <w:tc>
          <w:tcPr>
            <w:tcW w:w="1560" w:type="dxa"/>
            <w:tcBorders>
              <w:top w:val="nil"/>
              <w:left w:val="nil"/>
              <w:bottom w:val="nil"/>
              <w:right w:val="nil"/>
            </w:tcBorders>
            <w:shd w:val="clear" w:color="auto" w:fill="auto"/>
            <w:noWrap/>
            <w:vAlign w:val="bottom"/>
          </w:tcPr>
          <w:p w14:paraId="50917E0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MX</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789D08E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w:t>
            </w:r>
          </w:p>
        </w:tc>
        <w:tc>
          <w:tcPr>
            <w:tcW w:w="1803" w:type="dxa"/>
            <w:tcBorders>
              <w:top w:val="nil"/>
              <w:left w:val="nil"/>
              <w:bottom w:val="single" w:color="auto" w:sz="4" w:space="0"/>
              <w:right w:val="single" w:color="auto" w:sz="4" w:space="0"/>
            </w:tcBorders>
            <w:shd w:val="clear" w:color="auto" w:fill="auto"/>
            <w:noWrap/>
            <w:vAlign w:val="bottom"/>
          </w:tcPr>
          <w:p w14:paraId="3B6BFD8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MEXICO</w:t>
            </w:r>
          </w:p>
        </w:tc>
        <w:tc>
          <w:tcPr>
            <w:tcW w:w="1637" w:type="dxa"/>
            <w:tcBorders>
              <w:top w:val="nil"/>
              <w:left w:val="nil"/>
              <w:bottom w:val="single" w:color="auto" w:sz="4" w:space="0"/>
              <w:right w:val="single" w:color="auto" w:sz="4" w:space="0"/>
            </w:tcBorders>
            <w:shd w:val="clear" w:color="auto" w:fill="auto"/>
            <w:noWrap/>
            <w:vAlign w:val="bottom"/>
          </w:tcPr>
          <w:p w14:paraId="38EB16DD">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2DD8F3C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370BFC27">
        <w:trPr>
          <w:trHeight w:val="280" w:hRule="atLeast"/>
        </w:trPr>
        <w:tc>
          <w:tcPr>
            <w:tcW w:w="1560" w:type="dxa"/>
            <w:tcBorders>
              <w:top w:val="nil"/>
              <w:left w:val="nil"/>
              <w:bottom w:val="nil"/>
              <w:right w:val="nil"/>
            </w:tcBorders>
            <w:shd w:val="clear" w:color="auto" w:fill="auto"/>
            <w:noWrap/>
            <w:vAlign w:val="bottom"/>
          </w:tcPr>
          <w:p w14:paraId="6A3C9963">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31D55417">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MYS</w:t>
            </w:r>
          </w:p>
        </w:tc>
        <w:tc>
          <w:tcPr>
            <w:tcW w:w="1803" w:type="dxa"/>
            <w:tcBorders>
              <w:top w:val="nil"/>
              <w:left w:val="nil"/>
              <w:bottom w:val="single" w:color="auto" w:sz="4" w:space="0"/>
              <w:right w:val="single" w:color="auto" w:sz="4" w:space="0"/>
            </w:tcBorders>
            <w:shd w:val="clear" w:color="auto" w:fill="auto"/>
            <w:noWrap/>
            <w:vAlign w:val="bottom"/>
          </w:tcPr>
          <w:p w14:paraId="6007CA20">
            <w:pPr>
              <w:widowControl/>
              <w:jc w:val="left"/>
              <w:rPr>
                <w:rFonts w:ascii="Arial" w:hAnsi="Arial" w:eastAsia="Times New Roman" w:cs="Arial"/>
                <w:color w:val="FF0000"/>
                <w:kern w:val="0"/>
                <w:sz w:val="22"/>
                <w:lang w:val="en-GB"/>
              </w:rPr>
            </w:pPr>
            <w:r>
              <w:rPr>
                <w:rFonts w:ascii="Arial" w:hAnsi="Arial" w:eastAsia="Times New Roman" w:cs="Arial"/>
                <w:color w:val="FF0000"/>
                <w:kern w:val="0"/>
                <w:sz w:val="22"/>
                <w:lang w:val="en-GB"/>
              </w:rPr>
              <w:t>MALAYSIA</w:t>
            </w:r>
          </w:p>
        </w:tc>
        <w:tc>
          <w:tcPr>
            <w:tcW w:w="1637" w:type="dxa"/>
            <w:tcBorders>
              <w:top w:val="nil"/>
              <w:left w:val="nil"/>
              <w:bottom w:val="single" w:color="auto" w:sz="4" w:space="0"/>
              <w:right w:val="single" w:color="auto" w:sz="4" w:space="0"/>
            </w:tcBorders>
            <w:shd w:val="clear" w:color="auto" w:fill="auto"/>
            <w:noWrap/>
            <w:vAlign w:val="bottom"/>
          </w:tcPr>
          <w:p w14:paraId="25E20A50">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4202</w:t>
            </w:r>
          </w:p>
        </w:tc>
        <w:tc>
          <w:tcPr>
            <w:tcW w:w="4080" w:type="dxa"/>
            <w:tcBorders>
              <w:top w:val="nil"/>
              <w:left w:val="nil"/>
              <w:bottom w:val="single" w:color="auto" w:sz="4" w:space="0"/>
              <w:right w:val="single" w:color="auto" w:sz="4" w:space="0"/>
            </w:tcBorders>
            <w:shd w:val="clear" w:color="auto" w:fill="auto"/>
            <w:noWrap/>
            <w:vAlign w:val="bottom"/>
          </w:tcPr>
          <w:p w14:paraId="6BB26CF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indicator(1005)/indicator(1039)*100</w:t>
            </w:r>
          </w:p>
        </w:tc>
      </w:tr>
      <w:tr w14:paraId="5F0D3D7D">
        <w:trPr>
          <w:trHeight w:val="280" w:hRule="atLeast"/>
        </w:trPr>
        <w:tc>
          <w:tcPr>
            <w:tcW w:w="1560" w:type="dxa"/>
            <w:tcBorders>
              <w:top w:val="nil"/>
              <w:left w:val="nil"/>
              <w:bottom w:val="nil"/>
              <w:right w:val="nil"/>
            </w:tcBorders>
            <w:shd w:val="clear" w:color="auto" w:fill="auto"/>
            <w:noWrap/>
            <w:vAlign w:val="bottom"/>
          </w:tcPr>
          <w:p w14:paraId="61D540B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4D201FB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w:t>
            </w:r>
          </w:p>
        </w:tc>
        <w:tc>
          <w:tcPr>
            <w:tcW w:w="1803" w:type="dxa"/>
            <w:tcBorders>
              <w:top w:val="nil"/>
              <w:left w:val="nil"/>
              <w:bottom w:val="single" w:color="auto" w:sz="4" w:space="0"/>
              <w:right w:val="single" w:color="auto" w:sz="4" w:space="0"/>
            </w:tcBorders>
            <w:shd w:val="clear" w:color="auto" w:fill="auto"/>
            <w:noWrap/>
            <w:vAlign w:val="bottom"/>
          </w:tcPr>
          <w:p w14:paraId="646E9A8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NICARAGUA</w:t>
            </w:r>
          </w:p>
        </w:tc>
        <w:tc>
          <w:tcPr>
            <w:tcW w:w="1637" w:type="dxa"/>
            <w:tcBorders>
              <w:top w:val="nil"/>
              <w:left w:val="nil"/>
              <w:bottom w:val="single" w:color="auto" w:sz="4" w:space="0"/>
              <w:right w:val="single" w:color="auto" w:sz="4" w:space="0"/>
            </w:tcBorders>
            <w:shd w:val="clear" w:color="auto" w:fill="auto"/>
            <w:noWrap/>
            <w:vAlign w:val="bottom"/>
          </w:tcPr>
          <w:p w14:paraId="022A48F1">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2B3D059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6E357B56">
        <w:trPr>
          <w:trHeight w:val="280" w:hRule="atLeast"/>
        </w:trPr>
        <w:tc>
          <w:tcPr>
            <w:tcW w:w="1560" w:type="dxa"/>
            <w:tcBorders>
              <w:top w:val="nil"/>
              <w:left w:val="nil"/>
              <w:bottom w:val="nil"/>
              <w:right w:val="nil"/>
            </w:tcBorders>
            <w:shd w:val="clear" w:color="auto" w:fill="auto"/>
            <w:noWrap/>
            <w:vAlign w:val="bottom"/>
          </w:tcPr>
          <w:p w14:paraId="19FCD30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1337AB1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w:t>
            </w:r>
          </w:p>
        </w:tc>
        <w:tc>
          <w:tcPr>
            <w:tcW w:w="1803" w:type="dxa"/>
            <w:tcBorders>
              <w:top w:val="nil"/>
              <w:left w:val="nil"/>
              <w:bottom w:val="single" w:color="auto" w:sz="4" w:space="0"/>
              <w:right w:val="single" w:color="auto" w:sz="4" w:space="0"/>
            </w:tcBorders>
            <w:shd w:val="clear" w:color="auto" w:fill="auto"/>
            <w:noWrap/>
            <w:vAlign w:val="bottom"/>
          </w:tcPr>
          <w:p w14:paraId="59ABC0D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PANAMA</w:t>
            </w:r>
          </w:p>
        </w:tc>
        <w:tc>
          <w:tcPr>
            <w:tcW w:w="1637" w:type="dxa"/>
            <w:tcBorders>
              <w:top w:val="nil"/>
              <w:left w:val="nil"/>
              <w:bottom w:val="single" w:color="auto" w:sz="4" w:space="0"/>
              <w:right w:val="single" w:color="auto" w:sz="4" w:space="0"/>
            </w:tcBorders>
            <w:shd w:val="clear" w:color="auto" w:fill="auto"/>
            <w:noWrap/>
            <w:vAlign w:val="bottom"/>
          </w:tcPr>
          <w:p w14:paraId="2D11BB05">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1C406A2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08BCFE3A">
        <w:trPr>
          <w:trHeight w:val="280" w:hRule="atLeast"/>
        </w:trPr>
        <w:tc>
          <w:tcPr>
            <w:tcW w:w="1560" w:type="dxa"/>
            <w:tcBorders>
              <w:top w:val="nil"/>
              <w:left w:val="nil"/>
              <w:bottom w:val="nil"/>
              <w:right w:val="nil"/>
            </w:tcBorders>
            <w:shd w:val="clear" w:color="auto" w:fill="auto"/>
            <w:noWrap/>
            <w:vAlign w:val="bottom"/>
          </w:tcPr>
          <w:p w14:paraId="14C9874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1257A48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w:t>
            </w:r>
          </w:p>
        </w:tc>
        <w:tc>
          <w:tcPr>
            <w:tcW w:w="1803" w:type="dxa"/>
            <w:tcBorders>
              <w:top w:val="nil"/>
              <w:left w:val="nil"/>
              <w:bottom w:val="single" w:color="auto" w:sz="4" w:space="0"/>
              <w:right w:val="single" w:color="auto" w:sz="4" w:space="0"/>
            </w:tcBorders>
            <w:shd w:val="clear" w:color="auto" w:fill="auto"/>
            <w:noWrap/>
            <w:vAlign w:val="bottom"/>
          </w:tcPr>
          <w:p w14:paraId="474ED06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PERU</w:t>
            </w:r>
          </w:p>
        </w:tc>
        <w:tc>
          <w:tcPr>
            <w:tcW w:w="1637" w:type="dxa"/>
            <w:tcBorders>
              <w:top w:val="nil"/>
              <w:left w:val="nil"/>
              <w:bottom w:val="single" w:color="auto" w:sz="4" w:space="0"/>
              <w:right w:val="single" w:color="auto" w:sz="4" w:space="0"/>
            </w:tcBorders>
            <w:shd w:val="clear" w:color="auto" w:fill="auto"/>
            <w:noWrap/>
            <w:vAlign w:val="bottom"/>
          </w:tcPr>
          <w:p w14:paraId="359E4D66">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150C023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5E097191">
        <w:trPr>
          <w:trHeight w:val="280" w:hRule="atLeast"/>
        </w:trPr>
        <w:tc>
          <w:tcPr>
            <w:tcW w:w="1560" w:type="dxa"/>
            <w:tcBorders>
              <w:top w:val="nil"/>
              <w:left w:val="nil"/>
              <w:bottom w:val="nil"/>
              <w:right w:val="nil"/>
            </w:tcBorders>
            <w:shd w:val="clear" w:color="auto" w:fill="auto"/>
            <w:noWrap/>
            <w:vAlign w:val="bottom"/>
          </w:tcPr>
          <w:p w14:paraId="5571A42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PY</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03B4398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PRY</w:t>
            </w:r>
          </w:p>
        </w:tc>
        <w:tc>
          <w:tcPr>
            <w:tcW w:w="1803" w:type="dxa"/>
            <w:tcBorders>
              <w:top w:val="nil"/>
              <w:left w:val="nil"/>
              <w:bottom w:val="single" w:color="auto" w:sz="4" w:space="0"/>
              <w:right w:val="single" w:color="auto" w:sz="4" w:space="0"/>
            </w:tcBorders>
            <w:shd w:val="clear" w:color="auto" w:fill="auto"/>
            <w:noWrap/>
            <w:vAlign w:val="bottom"/>
          </w:tcPr>
          <w:p w14:paraId="340FA81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PARAGUAY</w:t>
            </w:r>
          </w:p>
        </w:tc>
        <w:tc>
          <w:tcPr>
            <w:tcW w:w="1637" w:type="dxa"/>
            <w:tcBorders>
              <w:top w:val="nil"/>
              <w:left w:val="nil"/>
              <w:bottom w:val="single" w:color="auto" w:sz="4" w:space="0"/>
              <w:right w:val="single" w:color="auto" w:sz="4" w:space="0"/>
            </w:tcBorders>
            <w:shd w:val="clear" w:color="auto" w:fill="auto"/>
            <w:noWrap/>
            <w:vAlign w:val="bottom"/>
          </w:tcPr>
          <w:p w14:paraId="57B04F19">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21D75CA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35AEDD9E">
        <w:trPr>
          <w:trHeight w:val="280" w:hRule="atLeast"/>
        </w:trPr>
        <w:tc>
          <w:tcPr>
            <w:tcW w:w="1560" w:type="dxa"/>
            <w:tcBorders>
              <w:top w:val="nil"/>
              <w:left w:val="nil"/>
              <w:bottom w:val="nil"/>
              <w:right w:val="nil"/>
            </w:tcBorders>
            <w:shd w:val="clear" w:color="auto" w:fill="auto"/>
            <w:noWrap/>
            <w:vAlign w:val="bottom"/>
          </w:tcPr>
          <w:p w14:paraId="2B56A2CA">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SV</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35AFF46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SLV</w:t>
            </w:r>
          </w:p>
        </w:tc>
        <w:tc>
          <w:tcPr>
            <w:tcW w:w="1803" w:type="dxa"/>
            <w:tcBorders>
              <w:top w:val="nil"/>
              <w:left w:val="nil"/>
              <w:bottom w:val="single" w:color="auto" w:sz="4" w:space="0"/>
              <w:right w:val="single" w:color="auto" w:sz="4" w:space="0"/>
            </w:tcBorders>
            <w:shd w:val="clear" w:color="auto" w:fill="auto"/>
            <w:noWrap/>
            <w:vAlign w:val="bottom"/>
          </w:tcPr>
          <w:p w14:paraId="3A40D9A8">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EL SALVADOR</w:t>
            </w:r>
          </w:p>
        </w:tc>
        <w:tc>
          <w:tcPr>
            <w:tcW w:w="1637" w:type="dxa"/>
            <w:tcBorders>
              <w:top w:val="nil"/>
              <w:left w:val="nil"/>
              <w:bottom w:val="single" w:color="auto" w:sz="4" w:space="0"/>
              <w:right w:val="single" w:color="auto" w:sz="4" w:space="0"/>
            </w:tcBorders>
            <w:shd w:val="clear" w:color="auto" w:fill="auto"/>
            <w:noWrap/>
            <w:vAlign w:val="bottom"/>
          </w:tcPr>
          <w:p w14:paraId="64EAD6A0">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203894B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57635DD2">
        <w:trPr>
          <w:trHeight w:val="280" w:hRule="atLeast"/>
        </w:trPr>
        <w:tc>
          <w:tcPr>
            <w:tcW w:w="1560" w:type="dxa"/>
            <w:tcBorders>
              <w:top w:val="nil"/>
              <w:left w:val="nil"/>
              <w:bottom w:val="nil"/>
              <w:right w:val="nil"/>
            </w:tcBorders>
            <w:shd w:val="clear" w:color="auto" w:fill="auto"/>
            <w:noWrap/>
            <w:vAlign w:val="bottom"/>
          </w:tcPr>
          <w:p w14:paraId="1078D0C4">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UY</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05EDA4E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URY</w:t>
            </w:r>
          </w:p>
        </w:tc>
        <w:tc>
          <w:tcPr>
            <w:tcW w:w="1803" w:type="dxa"/>
            <w:tcBorders>
              <w:top w:val="nil"/>
              <w:left w:val="nil"/>
              <w:bottom w:val="single" w:color="auto" w:sz="4" w:space="0"/>
              <w:right w:val="single" w:color="auto" w:sz="4" w:space="0"/>
            </w:tcBorders>
            <w:shd w:val="clear" w:color="auto" w:fill="auto"/>
            <w:noWrap/>
            <w:vAlign w:val="bottom"/>
          </w:tcPr>
          <w:p w14:paraId="08DCFB0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URUGUAY</w:t>
            </w:r>
          </w:p>
        </w:tc>
        <w:tc>
          <w:tcPr>
            <w:tcW w:w="1637" w:type="dxa"/>
            <w:tcBorders>
              <w:top w:val="nil"/>
              <w:left w:val="nil"/>
              <w:bottom w:val="single" w:color="auto" w:sz="4" w:space="0"/>
              <w:right w:val="single" w:color="auto" w:sz="4" w:space="0"/>
            </w:tcBorders>
            <w:shd w:val="clear" w:color="auto" w:fill="auto"/>
            <w:noWrap/>
            <w:vAlign w:val="bottom"/>
          </w:tcPr>
          <w:p w14:paraId="20962637">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3B44BF1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r w14:paraId="4A67702B">
        <w:trPr>
          <w:trHeight w:val="280" w:hRule="atLeast"/>
        </w:trPr>
        <w:tc>
          <w:tcPr>
            <w:tcW w:w="1560" w:type="dxa"/>
            <w:tcBorders>
              <w:top w:val="nil"/>
              <w:left w:val="nil"/>
              <w:bottom w:val="nil"/>
              <w:right w:val="nil"/>
            </w:tcBorders>
            <w:shd w:val="clear" w:color="auto" w:fill="auto"/>
            <w:noWrap/>
            <w:vAlign w:val="bottom"/>
          </w:tcPr>
          <w:p w14:paraId="1A132F49">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w:t>
            </w:r>
          </w:p>
        </w:tc>
        <w:tc>
          <w:tcPr>
            <w:tcW w:w="900" w:type="dxa"/>
            <w:tcBorders>
              <w:top w:val="nil"/>
              <w:left w:val="single" w:color="auto" w:sz="4" w:space="0"/>
              <w:bottom w:val="single" w:color="auto" w:sz="4" w:space="0"/>
              <w:right w:val="single" w:color="auto" w:sz="4" w:space="0"/>
            </w:tcBorders>
            <w:shd w:val="clear" w:color="auto" w:fill="auto"/>
            <w:noWrap/>
            <w:vAlign w:val="bottom"/>
          </w:tcPr>
          <w:p w14:paraId="6D09CFD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w:t>
            </w:r>
          </w:p>
        </w:tc>
        <w:tc>
          <w:tcPr>
            <w:tcW w:w="1803" w:type="dxa"/>
            <w:tcBorders>
              <w:top w:val="nil"/>
              <w:left w:val="nil"/>
              <w:bottom w:val="single" w:color="auto" w:sz="4" w:space="0"/>
              <w:right w:val="single" w:color="auto" w:sz="4" w:space="0"/>
            </w:tcBorders>
            <w:shd w:val="clear" w:color="auto" w:fill="auto"/>
            <w:noWrap/>
            <w:vAlign w:val="bottom"/>
          </w:tcPr>
          <w:p w14:paraId="2C787B6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VENEZUELA</w:t>
            </w:r>
          </w:p>
        </w:tc>
        <w:tc>
          <w:tcPr>
            <w:tcW w:w="1637" w:type="dxa"/>
            <w:tcBorders>
              <w:top w:val="nil"/>
              <w:left w:val="nil"/>
              <w:bottom w:val="single" w:color="auto" w:sz="4" w:space="0"/>
              <w:right w:val="single" w:color="auto" w:sz="4" w:space="0"/>
            </w:tcBorders>
            <w:shd w:val="clear" w:color="auto" w:fill="auto"/>
            <w:noWrap/>
            <w:vAlign w:val="bottom"/>
          </w:tcPr>
          <w:p w14:paraId="2521D1F1">
            <w:pPr>
              <w:widowControl/>
              <w:jc w:val="right"/>
              <w:rPr>
                <w:rFonts w:ascii="Arial" w:hAnsi="Arial" w:eastAsia="Times New Roman" w:cs="Arial"/>
                <w:color w:val="000000"/>
                <w:kern w:val="0"/>
                <w:sz w:val="22"/>
                <w:lang w:val="en-GB"/>
              </w:rPr>
            </w:pPr>
            <w:r>
              <w:rPr>
                <w:rFonts w:ascii="Arial" w:hAnsi="Arial" w:eastAsia="Times New Roman" w:cs="Arial"/>
                <w:color w:val="000000"/>
                <w:kern w:val="0"/>
                <w:sz w:val="22"/>
                <w:lang w:val="en-GB"/>
              </w:rPr>
              <w:t>1038</w:t>
            </w:r>
          </w:p>
        </w:tc>
        <w:tc>
          <w:tcPr>
            <w:tcW w:w="4080" w:type="dxa"/>
            <w:tcBorders>
              <w:top w:val="nil"/>
              <w:left w:val="nil"/>
              <w:bottom w:val="single" w:color="auto" w:sz="4" w:space="0"/>
              <w:right w:val="single" w:color="auto" w:sz="4" w:space="0"/>
            </w:tcBorders>
            <w:shd w:val="clear" w:color="auto" w:fill="auto"/>
            <w:noWrap/>
            <w:vAlign w:val="bottom"/>
          </w:tcPr>
          <w:p w14:paraId="1D7FC9A5">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indicator(620)/indicator(7)</w:t>
            </w:r>
          </w:p>
        </w:tc>
      </w:tr>
    </w:tbl>
    <w:p w14:paraId="20DDDE9C">
      <w:pPr>
        <w:jc w:val="left"/>
        <w:rPr>
          <w:ins w:id="29" w:author="Liu, Steven S.Y. (SH/TECH)" w:date="2026-05-22T15:05:00Z"/>
          <w:rFonts w:hint="eastAsia" w:ascii="微软雅黑" w:hAnsi="微软雅黑" w:eastAsia="微软雅黑"/>
          <w:color w:val="C00000"/>
          <w:lang w:val="en-GB"/>
        </w:rPr>
      </w:pPr>
    </w:p>
    <w:tbl>
      <w:tblPr>
        <w:tblStyle w:val="8"/>
        <w:tblW w:w="9820" w:type="dxa"/>
        <w:tblInd w:w="0" w:type="dxa"/>
        <w:tblLayout w:type="autofit"/>
        <w:tblCellMar>
          <w:top w:w="0" w:type="dxa"/>
          <w:left w:w="108" w:type="dxa"/>
          <w:bottom w:w="0" w:type="dxa"/>
          <w:right w:w="108" w:type="dxa"/>
        </w:tblCellMar>
      </w:tblPr>
      <w:tblGrid>
        <w:gridCol w:w="2960"/>
        <w:gridCol w:w="6860"/>
      </w:tblGrid>
      <w:tr w14:paraId="6ACA56FF">
        <w:trPr>
          <w:trHeight w:val="280" w:hRule="atLeast"/>
        </w:trPr>
        <w:tc>
          <w:tcPr>
            <w:tcW w:w="2960" w:type="dxa"/>
            <w:tcBorders>
              <w:top w:val="nil"/>
              <w:left w:val="nil"/>
              <w:bottom w:val="nil"/>
              <w:right w:val="nil"/>
            </w:tcBorders>
            <w:shd w:val="clear" w:color="auto" w:fill="auto"/>
            <w:noWrap/>
            <w:vAlign w:val="bottom"/>
          </w:tcPr>
          <w:p w14:paraId="79197AB9">
            <w:pPr>
              <w:widowControl/>
              <w:jc w:val="left"/>
              <w:rPr>
                <w:rFonts w:ascii="Times New Roman" w:hAnsi="Times New Roman" w:eastAsia="Times New Roman" w:cs="Times New Roman"/>
                <w:kern w:val="0"/>
                <w:sz w:val="24"/>
                <w:szCs w:val="24"/>
                <w:lang w:val="en-GB"/>
              </w:rPr>
            </w:pPr>
          </w:p>
        </w:tc>
        <w:tc>
          <w:tcPr>
            <w:tcW w:w="6860" w:type="dxa"/>
            <w:tcBorders>
              <w:top w:val="nil"/>
              <w:left w:val="nil"/>
              <w:bottom w:val="nil"/>
              <w:right w:val="nil"/>
            </w:tcBorders>
            <w:shd w:val="clear" w:color="auto" w:fill="auto"/>
            <w:noWrap/>
            <w:vAlign w:val="bottom"/>
          </w:tcPr>
          <w:p w14:paraId="6185F30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indicators": [{</w:t>
            </w:r>
          </w:p>
        </w:tc>
      </w:tr>
      <w:tr w14:paraId="4367D3B8">
        <w:trPr>
          <w:trHeight w:val="280" w:hRule="atLeast"/>
        </w:trPr>
        <w:tc>
          <w:tcPr>
            <w:tcW w:w="2960" w:type="dxa"/>
            <w:tcBorders>
              <w:top w:val="nil"/>
              <w:left w:val="nil"/>
              <w:bottom w:val="nil"/>
              <w:right w:val="nil"/>
            </w:tcBorders>
            <w:shd w:val="clear" w:color="auto" w:fill="auto"/>
            <w:noWrap/>
            <w:vAlign w:val="bottom"/>
          </w:tcPr>
          <w:p w14:paraId="6F785897">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76EB7EA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type: {</w:t>
            </w:r>
          </w:p>
        </w:tc>
      </w:tr>
      <w:tr w14:paraId="670BE526">
        <w:trPr>
          <w:trHeight w:val="280" w:hRule="atLeast"/>
        </w:trPr>
        <w:tc>
          <w:tcPr>
            <w:tcW w:w="2960" w:type="dxa"/>
            <w:tcBorders>
              <w:top w:val="nil"/>
              <w:left w:val="nil"/>
              <w:bottom w:val="nil"/>
              <w:right w:val="nil"/>
            </w:tcBorders>
            <w:shd w:val="clear" w:color="auto" w:fill="auto"/>
            <w:noWrap/>
            <w:vAlign w:val="bottom"/>
          </w:tcPr>
          <w:p w14:paraId="01321316">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财务科目编码</w:t>
            </w:r>
            <w:r>
              <w:rPr>
                <w:rFonts w:ascii="Arial" w:hAnsi="Arial" w:eastAsia="Times New Roman" w:cs="Arial"/>
                <w:color w:val="FF0000"/>
                <w:kern w:val="0"/>
                <w:sz w:val="22"/>
                <w:lang w:val="en-GB"/>
              </w:rPr>
              <w:t>-</w:t>
            </w:r>
            <w:r>
              <w:rPr>
                <w:rFonts w:ascii="宋体" w:hAnsi="宋体" w:eastAsia="宋体" w:cs="宋体"/>
                <w:color w:val="FF0000"/>
                <w:kern w:val="0"/>
                <w:sz w:val="22"/>
                <w:lang w:val="en-GB"/>
              </w:rPr>
              <w:t>有国别差异</w:t>
            </w:r>
          </w:p>
        </w:tc>
        <w:tc>
          <w:tcPr>
            <w:tcW w:w="6860" w:type="dxa"/>
            <w:tcBorders>
              <w:top w:val="nil"/>
              <w:left w:val="nil"/>
              <w:bottom w:val="nil"/>
              <w:right w:val="nil"/>
            </w:tcBorders>
            <w:shd w:val="clear" w:color="000000" w:fill="FFFF00"/>
            <w:noWrap/>
            <w:vAlign w:val="bottom"/>
          </w:tcPr>
          <w:p w14:paraId="7912F34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value: "1000",</w:t>
            </w:r>
          </w:p>
        </w:tc>
      </w:tr>
      <w:tr w14:paraId="108EB7D2">
        <w:trPr>
          <w:trHeight w:val="280" w:hRule="atLeast"/>
        </w:trPr>
        <w:tc>
          <w:tcPr>
            <w:tcW w:w="2960" w:type="dxa"/>
            <w:tcBorders>
              <w:top w:val="nil"/>
              <w:left w:val="nil"/>
              <w:bottom w:val="nil"/>
              <w:right w:val="nil"/>
            </w:tcBorders>
            <w:shd w:val="clear" w:color="auto" w:fill="auto"/>
            <w:noWrap/>
            <w:vAlign w:val="bottom"/>
          </w:tcPr>
          <w:p w14:paraId="4E62E002">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财务科目关键字</w:t>
            </w:r>
            <w:r>
              <w:rPr>
                <w:rFonts w:ascii="Arial" w:hAnsi="Arial" w:eastAsia="Times New Roman" w:cs="Arial"/>
                <w:color w:val="FF0000"/>
                <w:kern w:val="0"/>
                <w:sz w:val="22"/>
                <w:lang w:val="en-GB"/>
              </w:rPr>
              <w:t>-</w:t>
            </w:r>
            <w:r>
              <w:rPr>
                <w:rFonts w:ascii="宋体" w:hAnsi="宋体" w:eastAsia="宋体" w:cs="宋体"/>
                <w:color w:val="FF0000"/>
                <w:kern w:val="0"/>
                <w:sz w:val="22"/>
                <w:lang w:val="en-GB"/>
              </w:rPr>
              <w:t>有国别差异</w:t>
            </w:r>
          </w:p>
        </w:tc>
        <w:tc>
          <w:tcPr>
            <w:tcW w:w="6860" w:type="dxa"/>
            <w:tcBorders>
              <w:top w:val="nil"/>
              <w:left w:val="nil"/>
              <w:bottom w:val="nil"/>
              <w:right w:val="nil"/>
            </w:tcBorders>
            <w:shd w:val="clear" w:color="000000" w:fill="FFFF00"/>
            <w:noWrap/>
            <w:vAlign w:val="bottom"/>
          </w:tcPr>
          <w:p w14:paraId="42389A9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name: "Net Worth"</w:t>
            </w:r>
          </w:p>
        </w:tc>
      </w:tr>
      <w:tr w14:paraId="0AFF219A">
        <w:trPr>
          <w:trHeight w:val="280" w:hRule="atLeast"/>
        </w:trPr>
        <w:tc>
          <w:tcPr>
            <w:tcW w:w="2960" w:type="dxa"/>
            <w:tcBorders>
              <w:top w:val="nil"/>
              <w:left w:val="nil"/>
              <w:bottom w:val="nil"/>
              <w:right w:val="nil"/>
            </w:tcBorders>
            <w:shd w:val="clear" w:color="auto" w:fill="auto"/>
            <w:noWrap/>
            <w:vAlign w:val="bottom"/>
          </w:tcPr>
          <w:p w14:paraId="4E2EB287">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7083CA9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w:t>
            </w:r>
          </w:p>
        </w:tc>
      </w:tr>
      <w:tr w14:paraId="618024B3">
        <w:trPr>
          <w:trHeight w:val="280" w:hRule="atLeast"/>
        </w:trPr>
        <w:tc>
          <w:tcPr>
            <w:tcW w:w="2960" w:type="dxa"/>
            <w:tcBorders>
              <w:top w:val="nil"/>
              <w:left w:val="nil"/>
              <w:bottom w:val="nil"/>
              <w:right w:val="nil"/>
            </w:tcBorders>
            <w:shd w:val="clear" w:color="auto" w:fill="auto"/>
            <w:noWrap/>
            <w:vAlign w:val="bottom"/>
          </w:tcPr>
          <w:p w14:paraId="78B8CD69">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64AD2563">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date: 20241231,</w:t>
            </w:r>
          </w:p>
        </w:tc>
      </w:tr>
      <w:tr w14:paraId="34991A2B">
        <w:trPr>
          <w:trHeight w:val="280" w:hRule="atLeast"/>
        </w:trPr>
        <w:tc>
          <w:tcPr>
            <w:tcW w:w="2960" w:type="dxa"/>
            <w:tcBorders>
              <w:top w:val="nil"/>
              <w:left w:val="nil"/>
              <w:bottom w:val="nil"/>
              <w:right w:val="nil"/>
            </w:tcBorders>
            <w:shd w:val="clear" w:color="auto" w:fill="auto"/>
            <w:noWrap/>
            <w:vAlign w:val="bottom"/>
          </w:tcPr>
          <w:p w14:paraId="0C0CC9C9">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起止有效日期</w:t>
            </w:r>
          </w:p>
        </w:tc>
        <w:tc>
          <w:tcPr>
            <w:tcW w:w="6860" w:type="dxa"/>
            <w:tcBorders>
              <w:top w:val="nil"/>
              <w:left w:val="nil"/>
              <w:bottom w:val="nil"/>
              <w:right w:val="nil"/>
            </w:tcBorders>
            <w:shd w:val="clear" w:color="000000" w:fill="FFFF00"/>
            <w:noWrap/>
            <w:vAlign w:val="bottom"/>
          </w:tcPr>
          <w:p w14:paraId="61A5E6E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fromDate: 20240101,</w:t>
            </w:r>
          </w:p>
        </w:tc>
      </w:tr>
      <w:tr w14:paraId="7F3AA48A">
        <w:trPr>
          <w:trHeight w:val="280" w:hRule="atLeast"/>
        </w:trPr>
        <w:tc>
          <w:tcPr>
            <w:tcW w:w="2960" w:type="dxa"/>
            <w:tcBorders>
              <w:top w:val="nil"/>
              <w:left w:val="nil"/>
              <w:bottom w:val="nil"/>
              <w:right w:val="nil"/>
            </w:tcBorders>
            <w:shd w:val="clear" w:color="auto" w:fill="auto"/>
            <w:noWrap/>
            <w:vAlign w:val="bottom"/>
          </w:tcPr>
          <w:p w14:paraId="708DB810">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000000" w:fill="FFFF00"/>
            <w:noWrap/>
            <w:vAlign w:val="bottom"/>
          </w:tcPr>
          <w:p w14:paraId="07DB32D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toDate: 20241231,</w:t>
            </w:r>
          </w:p>
        </w:tc>
      </w:tr>
      <w:tr w14:paraId="0DC69222">
        <w:trPr>
          <w:trHeight w:val="280" w:hRule="atLeast"/>
        </w:trPr>
        <w:tc>
          <w:tcPr>
            <w:tcW w:w="2960" w:type="dxa"/>
            <w:tcBorders>
              <w:top w:val="nil"/>
              <w:left w:val="nil"/>
              <w:bottom w:val="nil"/>
              <w:right w:val="nil"/>
            </w:tcBorders>
            <w:shd w:val="clear" w:color="000000" w:fill="FFFF00"/>
            <w:noWrap/>
            <w:vAlign w:val="bottom"/>
          </w:tcPr>
          <w:p w14:paraId="07C7500D">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财务科目值（金额）</w:t>
            </w:r>
          </w:p>
        </w:tc>
        <w:tc>
          <w:tcPr>
            <w:tcW w:w="6860" w:type="dxa"/>
            <w:tcBorders>
              <w:top w:val="nil"/>
              <w:left w:val="nil"/>
              <w:bottom w:val="nil"/>
              <w:right w:val="nil"/>
            </w:tcBorders>
            <w:shd w:val="clear" w:color="000000" w:fill="FFFF00"/>
            <w:noWrap/>
            <w:vAlign w:val="bottom"/>
          </w:tcPr>
          <w:p w14:paraId="0456B76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fromAmount: 17345.3550,</w:t>
            </w:r>
          </w:p>
        </w:tc>
      </w:tr>
      <w:tr w14:paraId="205B093E">
        <w:trPr>
          <w:trHeight w:val="280" w:hRule="atLeast"/>
        </w:trPr>
        <w:tc>
          <w:tcPr>
            <w:tcW w:w="2960" w:type="dxa"/>
            <w:tcBorders>
              <w:top w:val="nil"/>
              <w:left w:val="nil"/>
              <w:bottom w:val="nil"/>
              <w:right w:val="nil"/>
            </w:tcBorders>
            <w:shd w:val="clear" w:color="auto" w:fill="auto"/>
            <w:noWrap/>
            <w:vAlign w:val="bottom"/>
          </w:tcPr>
          <w:p w14:paraId="15E0E02C">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货币</w:t>
            </w:r>
          </w:p>
        </w:tc>
        <w:tc>
          <w:tcPr>
            <w:tcW w:w="6860" w:type="dxa"/>
            <w:tcBorders>
              <w:top w:val="nil"/>
              <w:left w:val="nil"/>
              <w:bottom w:val="nil"/>
              <w:right w:val="nil"/>
            </w:tcBorders>
            <w:shd w:val="clear" w:color="auto" w:fill="auto"/>
            <w:noWrap/>
            <w:vAlign w:val="bottom"/>
          </w:tcPr>
          <w:p w14:paraId="6F04A5D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currency: {</w:t>
            </w:r>
          </w:p>
        </w:tc>
      </w:tr>
      <w:tr w14:paraId="5B081540">
        <w:trPr>
          <w:trHeight w:val="280" w:hRule="atLeast"/>
        </w:trPr>
        <w:tc>
          <w:tcPr>
            <w:tcW w:w="2960" w:type="dxa"/>
            <w:tcBorders>
              <w:top w:val="nil"/>
              <w:left w:val="nil"/>
              <w:bottom w:val="nil"/>
              <w:right w:val="nil"/>
            </w:tcBorders>
            <w:shd w:val="clear" w:color="auto" w:fill="auto"/>
            <w:noWrap/>
            <w:vAlign w:val="bottom"/>
          </w:tcPr>
          <w:p w14:paraId="5F7E44CC">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可以配置成</w:t>
            </w:r>
            <w:r>
              <w:rPr>
                <w:rFonts w:ascii="Arial" w:hAnsi="Arial" w:eastAsia="Times New Roman" w:cs="Arial"/>
                <w:color w:val="FF0000"/>
                <w:kern w:val="0"/>
                <w:sz w:val="22"/>
                <w:lang w:val="en-GB"/>
              </w:rPr>
              <w:t>USD</w:t>
            </w:r>
          </w:p>
        </w:tc>
        <w:tc>
          <w:tcPr>
            <w:tcW w:w="6860" w:type="dxa"/>
            <w:tcBorders>
              <w:top w:val="nil"/>
              <w:left w:val="nil"/>
              <w:bottom w:val="nil"/>
              <w:right w:val="nil"/>
            </w:tcBorders>
            <w:shd w:val="clear" w:color="000000" w:fill="FFFF00"/>
            <w:noWrap/>
            <w:vAlign w:val="bottom"/>
          </w:tcPr>
          <w:p w14:paraId="0A22259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value: "EUR",</w:t>
            </w:r>
          </w:p>
        </w:tc>
      </w:tr>
      <w:tr w14:paraId="520A41C2">
        <w:trPr>
          <w:trHeight w:val="280" w:hRule="atLeast"/>
        </w:trPr>
        <w:tc>
          <w:tcPr>
            <w:tcW w:w="2960" w:type="dxa"/>
            <w:tcBorders>
              <w:top w:val="nil"/>
              <w:left w:val="nil"/>
              <w:bottom w:val="nil"/>
              <w:right w:val="nil"/>
            </w:tcBorders>
            <w:shd w:val="clear" w:color="auto" w:fill="auto"/>
            <w:noWrap/>
            <w:vAlign w:val="bottom"/>
          </w:tcPr>
          <w:p w14:paraId="60240F77">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6272328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name: "Euro"</w:t>
            </w:r>
          </w:p>
        </w:tc>
      </w:tr>
      <w:tr w14:paraId="18B07293">
        <w:trPr>
          <w:trHeight w:val="280" w:hRule="atLeast"/>
        </w:trPr>
        <w:tc>
          <w:tcPr>
            <w:tcW w:w="2960" w:type="dxa"/>
            <w:tcBorders>
              <w:top w:val="nil"/>
              <w:left w:val="nil"/>
              <w:bottom w:val="nil"/>
              <w:right w:val="nil"/>
            </w:tcBorders>
            <w:shd w:val="clear" w:color="auto" w:fill="auto"/>
            <w:noWrap/>
            <w:vAlign w:val="bottom"/>
          </w:tcPr>
          <w:p w14:paraId="6E8996F3">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2F70E290">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 xml:space="preserve">                                },</w:t>
            </w:r>
          </w:p>
        </w:tc>
      </w:tr>
      <w:tr w14:paraId="124921F8">
        <w:trPr>
          <w:trHeight w:val="280" w:hRule="atLeast"/>
        </w:trPr>
        <w:tc>
          <w:tcPr>
            <w:tcW w:w="2960" w:type="dxa"/>
            <w:tcBorders>
              <w:top w:val="nil"/>
              <w:left w:val="nil"/>
              <w:bottom w:val="nil"/>
              <w:right w:val="nil"/>
            </w:tcBorders>
            <w:shd w:val="clear" w:color="auto" w:fill="auto"/>
            <w:noWrap/>
            <w:vAlign w:val="bottom"/>
          </w:tcPr>
          <w:p w14:paraId="44283716">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55D61DF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dimension: {</w:t>
            </w:r>
          </w:p>
        </w:tc>
      </w:tr>
      <w:tr w14:paraId="5C9AD792">
        <w:trPr>
          <w:trHeight w:val="280" w:hRule="atLeast"/>
        </w:trPr>
        <w:tc>
          <w:tcPr>
            <w:tcW w:w="2960" w:type="dxa"/>
            <w:tcBorders>
              <w:top w:val="nil"/>
              <w:left w:val="nil"/>
              <w:bottom w:val="nil"/>
              <w:right w:val="nil"/>
            </w:tcBorders>
            <w:shd w:val="clear" w:color="auto" w:fill="auto"/>
            <w:noWrap/>
            <w:vAlign w:val="bottom"/>
          </w:tcPr>
          <w:p w14:paraId="1AA8DD45">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数字单位字典</w:t>
            </w:r>
          </w:p>
        </w:tc>
        <w:tc>
          <w:tcPr>
            <w:tcW w:w="6860" w:type="dxa"/>
            <w:tcBorders>
              <w:top w:val="nil"/>
              <w:left w:val="nil"/>
              <w:bottom w:val="nil"/>
              <w:right w:val="nil"/>
            </w:tcBorders>
            <w:shd w:val="clear" w:color="000000" w:fill="FFFF00"/>
            <w:noWrap/>
            <w:vAlign w:val="bottom"/>
          </w:tcPr>
          <w:p w14:paraId="5B3D600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value: "1",</w:t>
            </w:r>
          </w:p>
        </w:tc>
      </w:tr>
      <w:tr w14:paraId="5BCEEECD">
        <w:trPr>
          <w:trHeight w:val="280" w:hRule="atLeast"/>
        </w:trPr>
        <w:tc>
          <w:tcPr>
            <w:tcW w:w="2960" w:type="dxa"/>
            <w:tcBorders>
              <w:top w:val="nil"/>
              <w:left w:val="nil"/>
              <w:bottom w:val="nil"/>
              <w:right w:val="nil"/>
            </w:tcBorders>
            <w:shd w:val="clear" w:color="auto" w:fill="auto"/>
            <w:noWrap/>
            <w:vAlign w:val="bottom"/>
          </w:tcPr>
          <w:p w14:paraId="3B4CD7C0">
            <w:pPr>
              <w:widowControl/>
              <w:jc w:val="left"/>
              <w:rPr>
                <w:rFonts w:ascii="Arial" w:hAnsi="Arial" w:eastAsia="Times New Roman" w:cs="Arial"/>
                <w:color w:val="FF0000"/>
                <w:kern w:val="0"/>
                <w:sz w:val="22"/>
                <w:lang w:val="en-GB"/>
              </w:rPr>
            </w:pPr>
            <w:r>
              <w:rPr>
                <w:rFonts w:ascii="宋体" w:hAnsi="宋体" w:eastAsia="宋体" w:cs="宋体"/>
                <w:color w:val="FF0000"/>
                <w:kern w:val="0"/>
                <w:sz w:val="22"/>
                <w:lang w:val="en-GB"/>
              </w:rPr>
              <w:t>数字单位：千元</w:t>
            </w:r>
          </w:p>
        </w:tc>
        <w:tc>
          <w:tcPr>
            <w:tcW w:w="6860" w:type="dxa"/>
            <w:tcBorders>
              <w:top w:val="nil"/>
              <w:left w:val="nil"/>
              <w:bottom w:val="nil"/>
              <w:right w:val="nil"/>
            </w:tcBorders>
            <w:shd w:val="clear" w:color="000000" w:fill="FFFF00"/>
            <w:noWrap/>
            <w:vAlign w:val="bottom"/>
          </w:tcPr>
          <w:p w14:paraId="0DFDC72E">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name: "Thousand"</w:t>
            </w:r>
          </w:p>
        </w:tc>
      </w:tr>
      <w:tr w14:paraId="4279BAF7">
        <w:trPr>
          <w:trHeight w:val="280" w:hRule="atLeast"/>
        </w:trPr>
        <w:tc>
          <w:tcPr>
            <w:tcW w:w="2960" w:type="dxa"/>
            <w:tcBorders>
              <w:top w:val="nil"/>
              <w:left w:val="nil"/>
              <w:bottom w:val="nil"/>
              <w:right w:val="nil"/>
            </w:tcBorders>
            <w:shd w:val="clear" w:color="auto" w:fill="auto"/>
            <w:noWrap/>
            <w:vAlign w:val="bottom"/>
          </w:tcPr>
          <w:p w14:paraId="2CAC0611">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5E717A9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w:t>
            </w:r>
          </w:p>
        </w:tc>
      </w:tr>
      <w:tr w14:paraId="091E8FE1">
        <w:trPr>
          <w:trHeight w:val="280" w:hRule="atLeast"/>
        </w:trPr>
        <w:tc>
          <w:tcPr>
            <w:tcW w:w="2960" w:type="dxa"/>
            <w:tcBorders>
              <w:top w:val="nil"/>
              <w:left w:val="nil"/>
              <w:bottom w:val="nil"/>
              <w:right w:val="nil"/>
            </w:tcBorders>
            <w:shd w:val="clear" w:color="auto" w:fill="auto"/>
            <w:noWrap/>
            <w:vAlign w:val="bottom"/>
          </w:tcPr>
          <w:p w14:paraId="53067F14">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3B460AF1">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measure: {</w:t>
            </w:r>
          </w:p>
        </w:tc>
      </w:tr>
      <w:tr w14:paraId="662C90F3">
        <w:trPr>
          <w:trHeight w:val="280" w:hRule="atLeast"/>
        </w:trPr>
        <w:tc>
          <w:tcPr>
            <w:tcW w:w="2960" w:type="dxa"/>
            <w:tcBorders>
              <w:top w:val="nil"/>
              <w:left w:val="nil"/>
              <w:bottom w:val="nil"/>
              <w:right w:val="nil"/>
            </w:tcBorders>
            <w:shd w:val="clear" w:color="auto" w:fill="auto"/>
            <w:noWrap/>
            <w:vAlign w:val="bottom"/>
          </w:tcPr>
          <w:p w14:paraId="7482536C">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46C74846">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value: "",</w:t>
            </w:r>
          </w:p>
        </w:tc>
      </w:tr>
      <w:tr w14:paraId="44B28FCD">
        <w:trPr>
          <w:trHeight w:val="280" w:hRule="atLeast"/>
        </w:trPr>
        <w:tc>
          <w:tcPr>
            <w:tcW w:w="2960" w:type="dxa"/>
            <w:tcBorders>
              <w:top w:val="nil"/>
              <w:left w:val="nil"/>
              <w:bottom w:val="nil"/>
              <w:right w:val="nil"/>
            </w:tcBorders>
            <w:shd w:val="clear" w:color="auto" w:fill="auto"/>
            <w:noWrap/>
            <w:vAlign w:val="bottom"/>
          </w:tcPr>
          <w:p w14:paraId="56C1AD37">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5F1F093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name: ""</w:t>
            </w:r>
          </w:p>
        </w:tc>
      </w:tr>
      <w:tr w14:paraId="5F8DAA6F">
        <w:trPr>
          <w:trHeight w:val="280" w:hRule="atLeast"/>
        </w:trPr>
        <w:tc>
          <w:tcPr>
            <w:tcW w:w="2960" w:type="dxa"/>
            <w:tcBorders>
              <w:top w:val="nil"/>
              <w:left w:val="nil"/>
              <w:bottom w:val="nil"/>
              <w:right w:val="nil"/>
            </w:tcBorders>
            <w:shd w:val="clear" w:color="auto" w:fill="auto"/>
            <w:noWrap/>
            <w:vAlign w:val="bottom"/>
          </w:tcPr>
          <w:p w14:paraId="1143841E">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663021CD">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w:t>
            </w:r>
          </w:p>
        </w:tc>
      </w:tr>
      <w:tr w14:paraId="54C0F190">
        <w:trPr>
          <w:trHeight w:val="280" w:hRule="atLeast"/>
        </w:trPr>
        <w:tc>
          <w:tcPr>
            <w:tcW w:w="2960" w:type="dxa"/>
            <w:tcBorders>
              <w:top w:val="nil"/>
              <w:left w:val="nil"/>
              <w:bottom w:val="nil"/>
              <w:right w:val="nil"/>
            </w:tcBorders>
            <w:shd w:val="clear" w:color="auto" w:fill="auto"/>
            <w:noWrap/>
            <w:vAlign w:val="bottom"/>
          </w:tcPr>
          <w:p w14:paraId="58D052EB">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4B09DF1B">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labelType: {</w:t>
            </w:r>
          </w:p>
        </w:tc>
      </w:tr>
      <w:tr w14:paraId="44FEBEF9">
        <w:trPr>
          <w:trHeight w:val="280" w:hRule="atLeast"/>
        </w:trPr>
        <w:tc>
          <w:tcPr>
            <w:tcW w:w="2960" w:type="dxa"/>
            <w:tcBorders>
              <w:top w:val="nil"/>
              <w:left w:val="nil"/>
              <w:bottom w:val="nil"/>
              <w:right w:val="nil"/>
            </w:tcBorders>
            <w:shd w:val="clear" w:color="auto" w:fill="auto"/>
            <w:noWrap/>
            <w:vAlign w:val="bottom"/>
          </w:tcPr>
          <w:p w14:paraId="09000A97">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61A2FE32">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outlineNumber: "",</w:t>
            </w:r>
          </w:p>
        </w:tc>
      </w:tr>
      <w:tr w14:paraId="0C93F2EA">
        <w:trPr>
          <w:trHeight w:val="280" w:hRule="atLeast"/>
        </w:trPr>
        <w:tc>
          <w:tcPr>
            <w:tcW w:w="2960" w:type="dxa"/>
            <w:tcBorders>
              <w:top w:val="nil"/>
              <w:left w:val="nil"/>
              <w:bottom w:val="nil"/>
              <w:right w:val="nil"/>
            </w:tcBorders>
            <w:shd w:val="clear" w:color="auto" w:fill="auto"/>
            <w:noWrap/>
            <w:vAlign w:val="bottom"/>
          </w:tcPr>
          <w:p w14:paraId="7BF12521">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6D2A588C">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name: "3"</w:t>
            </w:r>
          </w:p>
        </w:tc>
      </w:tr>
      <w:tr w14:paraId="28D34466">
        <w:trPr>
          <w:trHeight w:val="280" w:hRule="atLeast"/>
        </w:trPr>
        <w:tc>
          <w:tcPr>
            <w:tcW w:w="2960" w:type="dxa"/>
            <w:tcBorders>
              <w:top w:val="nil"/>
              <w:left w:val="nil"/>
              <w:bottom w:val="nil"/>
              <w:right w:val="nil"/>
            </w:tcBorders>
            <w:shd w:val="clear" w:color="auto" w:fill="auto"/>
            <w:noWrap/>
            <w:vAlign w:val="bottom"/>
          </w:tcPr>
          <w:p w14:paraId="22DABED2">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3CD74087">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w:t>
            </w:r>
          </w:p>
        </w:tc>
      </w:tr>
      <w:tr w14:paraId="754F8767">
        <w:trPr>
          <w:trHeight w:val="280" w:hRule="atLeast"/>
        </w:trPr>
        <w:tc>
          <w:tcPr>
            <w:tcW w:w="2960" w:type="dxa"/>
            <w:tcBorders>
              <w:top w:val="nil"/>
              <w:left w:val="nil"/>
              <w:bottom w:val="nil"/>
              <w:right w:val="nil"/>
            </w:tcBorders>
            <w:shd w:val="clear" w:color="auto" w:fill="auto"/>
            <w:noWrap/>
            <w:vAlign w:val="bottom"/>
          </w:tcPr>
          <w:p w14:paraId="4BF3D03A">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63880C5F">
            <w:pPr>
              <w:widowControl/>
              <w:jc w:val="left"/>
              <w:rPr>
                <w:rFonts w:ascii="Arial" w:hAnsi="Arial" w:eastAsia="Times New Roman" w:cs="Arial"/>
                <w:color w:val="000000"/>
                <w:kern w:val="0"/>
                <w:sz w:val="22"/>
                <w:lang w:val="en-GB"/>
              </w:rPr>
            </w:pPr>
            <w:r>
              <w:rPr>
                <w:rFonts w:ascii="Arial" w:hAnsi="Arial" w:eastAsia="Times New Roman" w:cs="Arial"/>
                <w:color w:val="000000"/>
                <w:kern w:val="0"/>
                <w:sz w:val="22"/>
                <w:lang w:val="en-GB"/>
              </w:rPr>
              <w:t>},</w:t>
            </w:r>
          </w:p>
        </w:tc>
      </w:tr>
      <w:tr w14:paraId="4905B035">
        <w:trPr>
          <w:trHeight w:val="280" w:hRule="atLeast"/>
        </w:trPr>
        <w:tc>
          <w:tcPr>
            <w:tcW w:w="2960" w:type="dxa"/>
            <w:tcBorders>
              <w:top w:val="nil"/>
              <w:left w:val="nil"/>
              <w:bottom w:val="nil"/>
              <w:right w:val="nil"/>
            </w:tcBorders>
            <w:shd w:val="clear" w:color="auto" w:fill="auto"/>
            <w:noWrap/>
            <w:vAlign w:val="bottom"/>
          </w:tcPr>
          <w:p w14:paraId="070A7408">
            <w:pPr>
              <w:widowControl/>
              <w:jc w:val="left"/>
              <w:rPr>
                <w:rFonts w:ascii="Arial" w:hAnsi="Arial" w:eastAsia="Times New Roman" w:cs="Arial"/>
                <w:color w:val="000000"/>
                <w:kern w:val="0"/>
                <w:sz w:val="22"/>
                <w:lang w:val="en-GB"/>
              </w:rPr>
            </w:pPr>
          </w:p>
        </w:tc>
        <w:tc>
          <w:tcPr>
            <w:tcW w:w="6860" w:type="dxa"/>
            <w:tcBorders>
              <w:top w:val="nil"/>
              <w:left w:val="nil"/>
              <w:bottom w:val="nil"/>
              <w:right w:val="nil"/>
            </w:tcBorders>
            <w:shd w:val="clear" w:color="auto" w:fill="auto"/>
            <w:noWrap/>
            <w:vAlign w:val="bottom"/>
          </w:tcPr>
          <w:p w14:paraId="371202E4">
            <w:pPr>
              <w:widowControl/>
              <w:jc w:val="left"/>
              <w:rPr>
                <w:rFonts w:ascii="Times New Roman" w:hAnsi="Times New Roman" w:eastAsia="Times New Roman" w:cs="Times New Roman"/>
                <w:kern w:val="0"/>
                <w:sz w:val="20"/>
                <w:szCs w:val="20"/>
                <w:lang w:val="en-GB"/>
              </w:rPr>
            </w:pPr>
          </w:p>
        </w:tc>
      </w:tr>
    </w:tbl>
    <w:p w14:paraId="7B9FA29F">
      <w:pPr>
        <w:jc w:val="left"/>
        <w:rPr>
          <w:rFonts w:hint="eastAsia" w:ascii="微软雅黑" w:hAnsi="微软雅黑" w:eastAsia="微软雅黑"/>
          <w:color w:val="C00000"/>
          <w:lang w:val="en-GB"/>
        </w:rPr>
      </w:pPr>
    </w:p>
    <w:p w14:paraId="6FA3E466">
      <w:pPr>
        <w:jc w:val="left"/>
        <w:rPr>
          <w:rFonts w:hint="eastAsia" w:ascii="微软雅黑" w:hAnsi="微软雅黑" w:eastAsia="微软雅黑"/>
          <w:sz w:val="16"/>
          <w:szCs w:val="16"/>
        </w:rPr>
      </w:pPr>
      <w:r>
        <w:rPr>
          <w:rFonts w:hint="eastAsia" w:ascii="微软雅黑" w:hAnsi="微软雅黑" w:eastAsia="微软雅黑"/>
          <w:sz w:val="16"/>
          <w:szCs w:val="16"/>
        </w:rPr>
        <w:drawing>
          <wp:inline distT="0" distB="0" distL="0" distR="0">
            <wp:extent cx="4007485" cy="8856345"/>
            <wp:effectExtent l="19050" t="19050" r="12065" b="20955"/>
            <wp:docPr id="1034" name="图片 1"/>
            <wp:cNvGraphicFramePr/>
            <a:graphic xmlns:a="http://schemas.openxmlformats.org/drawingml/2006/main">
              <a:graphicData uri="http://schemas.openxmlformats.org/drawingml/2006/picture">
                <pic:pic xmlns:pic="http://schemas.openxmlformats.org/drawingml/2006/picture">
                  <pic:nvPicPr>
                    <pic:cNvPr id="1034" name="图片 1"/>
                    <pic:cNvPicPr/>
                  </pic:nvPicPr>
                  <pic:blipFill>
                    <a:blip r:embed="rId16" cstate="print"/>
                    <a:srcRect/>
                    <a:stretch>
                      <a:fillRect/>
                    </a:stretch>
                  </pic:blipFill>
                  <pic:spPr>
                    <a:xfrm>
                      <a:off x="0" y="0"/>
                      <a:ext cx="4007485" cy="8856345"/>
                    </a:xfrm>
                    <a:prstGeom prst="rect">
                      <a:avLst/>
                    </a:prstGeom>
                    <a:ln w="9525" cap="flat" cmpd="sng">
                      <a:solidFill>
                        <a:srgbClr val="000000"/>
                      </a:solidFill>
                      <a:prstDash val="solid"/>
                      <a:round/>
                    </a:ln>
                  </pic:spPr>
                </pic:pic>
              </a:graphicData>
            </a:graphic>
          </wp:inline>
        </w:drawing>
      </w:r>
    </w:p>
    <w:p w14:paraId="5DEA282C">
      <w:pPr>
        <w:tabs>
          <w:tab w:val="left" w:pos="680"/>
        </w:tabs>
        <w:jc w:val="left"/>
        <w:rPr>
          <w:rFonts w:hint="eastAsia" w:ascii="微软雅黑" w:hAnsi="微软雅黑" w:eastAsia="微软雅黑"/>
          <w:color w:val="000000"/>
        </w:rPr>
      </w:pPr>
    </w:p>
    <w:p w14:paraId="2F3AF86C">
      <w:pPr>
        <w:pStyle w:val="14"/>
        <w:numPr>
          <w:ilvl w:val="0"/>
          <w:numId w:val="2"/>
        </w:numPr>
        <w:spacing w:before="380" w:after="140" w:line="288" w:lineRule="auto"/>
        <w:ind w:firstLineChars="0"/>
        <w:jc w:val="left"/>
        <w:outlineLvl w:val="0"/>
        <w:rPr>
          <w:rFonts w:hint="eastAsia" w:ascii="微软雅黑" w:hAnsi="微软雅黑" w:eastAsia="微软雅黑" w:cs="Arial"/>
          <w:b/>
          <w:sz w:val="36"/>
        </w:rPr>
      </w:pPr>
      <w:r>
        <w:rPr>
          <w:rFonts w:hint="eastAsia" w:ascii="微软雅黑" w:hAnsi="微软雅黑" w:eastAsia="微软雅黑" w:cs="Arial"/>
          <w:b/>
          <w:sz w:val="36"/>
        </w:rPr>
        <w:t>Report产品和3个指标</w:t>
      </w:r>
    </w:p>
    <w:p w14:paraId="04591D7B">
      <w:pPr>
        <w:pStyle w:val="14"/>
        <w:numPr>
          <w:ilvl w:val="1"/>
          <w:numId w:val="2"/>
        </w:numPr>
        <w:spacing w:before="320" w:after="120" w:line="288" w:lineRule="auto"/>
        <w:ind w:firstLineChars="0"/>
        <w:jc w:val="left"/>
        <w:outlineLvl w:val="1"/>
        <w:rPr>
          <w:rFonts w:hint="eastAsia" w:ascii="微软雅黑" w:hAnsi="微软雅黑" w:eastAsia="微软雅黑"/>
          <w:color w:val="000000"/>
        </w:rPr>
      </w:pPr>
      <w:r>
        <w:rPr>
          <w:rFonts w:hint="eastAsia" w:ascii="微软雅黑" w:hAnsi="微软雅黑" w:eastAsia="微软雅黑" w:cs="Arial"/>
          <w:b/>
          <w:color w:val="000000"/>
          <w:sz w:val="32"/>
        </w:rPr>
        <w:t>Report/Publication产品使用的接口清单</w:t>
      </w:r>
    </w:p>
    <w:p w14:paraId="69CCADC8">
      <w:pPr>
        <w:pStyle w:val="14"/>
        <w:ind w:left="340" w:firstLine="0" w:firstLineChars="0"/>
        <w:jc w:val="left"/>
        <w:rPr>
          <w:rFonts w:hint="eastAsia" w:ascii="微软雅黑" w:hAnsi="微软雅黑" w:eastAsia="微软雅黑"/>
          <w:color w:val="000000"/>
        </w:rPr>
      </w:pPr>
      <w:r>
        <w:rPr>
          <w:rFonts w:hint="eastAsia" w:ascii="微软雅黑" w:hAnsi="微软雅黑" w:eastAsia="微软雅黑"/>
          <w:color w:val="000000"/>
        </w:rPr>
        <w:t>Coface建议三一采用Report/Publication产品的常规订单获取Sany需要的额外三个客户指标， 常规订单有效期和购买合同账号有效期同期，提供在采购订单的时刻生成的一次性的数据报告和反复获取，但不支持后续企业客户指标数据的更新。本章节将调研相关在线文档接口调用顺序、字段定义、数据字典等，检查是否具备作为三一相关业务需求分析和产品设计的接口文档输入。</w:t>
      </w:r>
    </w:p>
    <w:p w14:paraId="6C33B10A">
      <w:pPr>
        <w:pStyle w:val="14"/>
        <w:ind w:left="340" w:firstLine="0" w:firstLineChars="0"/>
        <w:jc w:val="left"/>
        <w:rPr>
          <w:rFonts w:hint="eastAsia" w:ascii="微软雅黑" w:hAnsi="微软雅黑" w:eastAsia="微软雅黑"/>
          <w:color w:val="000000"/>
        </w:rPr>
      </w:pPr>
    </w:p>
    <w:p w14:paraId="161BAF3E">
      <w:pPr>
        <w:pStyle w:val="14"/>
        <w:ind w:left="340" w:firstLine="0" w:firstLineChars="0"/>
        <w:jc w:val="left"/>
        <w:rPr>
          <w:rFonts w:hint="eastAsia" w:ascii="微软雅黑" w:hAnsi="微软雅黑" w:eastAsia="微软雅黑"/>
          <w:b/>
          <w:bCs/>
          <w:color w:val="000000"/>
        </w:rPr>
      </w:pPr>
      <w:r>
        <w:rPr>
          <w:rFonts w:hint="eastAsia" w:ascii="微软雅黑" w:hAnsi="微软雅黑" w:eastAsia="微软雅黑"/>
          <w:b/>
          <w:bCs/>
          <w:color w:val="000000"/>
        </w:rPr>
        <w:t>接口调用顺序如下：</w:t>
      </w:r>
    </w:p>
    <w:p w14:paraId="3F1E9280">
      <w:pPr>
        <w:pStyle w:val="14"/>
        <w:numPr>
          <w:ilvl w:val="0"/>
          <w:numId w:val="3"/>
        </w:numPr>
        <w:tabs>
          <w:tab w:val="clear" w:pos="340"/>
        </w:tabs>
        <w:ind w:left="680" w:firstLineChars="0"/>
        <w:jc w:val="left"/>
        <w:rPr>
          <w:rFonts w:hint="eastAsia" w:ascii="微软雅黑" w:hAnsi="微软雅黑" w:eastAsia="微软雅黑"/>
          <w:color w:val="000000"/>
        </w:rPr>
      </w:pPr>
      <w:r>
        <w:rPr>
          <w:rFonts w:ascii="微软雅黑" w:hAnsi="微软雅黑" w:eastAsia="微软雅黑"/>
          <w:color w:val="000000"/>
        </w:rPr>
        <w:t>0</w:t>
      </w:r>
      <w:r>
        <w:rPr>
          <w:rFonts w:hint="eastAsia" w:ascii="微软雅黑" w:hAnsi="微软雅黑" w:eastAsia="微软雅黑"/>
          <w:color w:val="000000"/>
        </w:rPr>
        <w:t>1</w:t>
      </w:r>
      <w:commentRangeStart w:id="20"/>
      <w:r>
        <w:rPr>
          <w:rFonts w:ascii="微软雅黑" w:hAnsi="微软雅黑" w:eastAsia="微软雅黑"/>
          <w:color w:val="000000"/>
        </w:rPr>
        <w:t>-</w:t>
      </w:r>
      <w:r>
        <w:rPr>
          <w:rFonts w:hint="eastAsia" w:ascii="微软雅黑" w:hAnsi="微软雅黑" w:eastAsia="微软雅黑"/>
          <w:color w:val="000000"/>
        </w:rPr>
        <w:t xml:space="preserve"> 搜索和匹配企业客户，</w:t>
      </w:r>
      <w:r>
        <w:rPr>
          <w:rFonts w:ascii="微软雅黑" w:hAnsi="微软雅黑" w:eastAsia="微软雅黑"/>
          <w:color w:val="000000"/>
        </w:rPr>
        <w:t>Search a company -  GET /companies</w:t>
      </w:r>
      <w:commentRangeEnd w:id="20"/>
      <w:r>
        <w:rPr>
          <w:rStyle w:val="13"/>
        </w:rPr>
        <w:commentReference w:id="20"/>
      </w:r>
    </w:p>
    <w:p w14:paraId="12E6FC17">
      <w:pPr>
        <w:pStyle w:val="14"/>
        <w:numPr>
          <w:ilvl w:val="0"/>
          <w:numId w:val="3"/>
        </w:numPr>
        <w:tabs>
          <w:tab w:val="clear" w:pos="340"/>
        </w:tabs>
        <w:ind w:left="680" w:firstLineChars="0"/>
        <w:jc w:val="left"/>
        <w:rPr>
          <w:rFonts w:hint="eastAsia" w:ascii="微软雅黑" w:hAnsi="微软雅黑" w:eastAsia="微软雅黑"/>
          <w:color w:val="000000"/>
        </w:rPr>
      </w:pPr>
      <w:r>
        <w:rPr>
          <w:rFonts w:hint="eastAsia" w:ascii="微软雅黑" w:hAnsi="微软雅黑" w:eastAsia="微软雅黑"/>
          <w:color w:val="000000"/>
        </w:rPr>
        <w:t>02- 查询有效report订单，</w:t>
      </w:r>
      <w:r>
        <w:rPr>
          <w:rFonts w:ascii="微软雅黑" w:hAnsi="微软雅黑" w:eastAsia="微软雅黑"/>
          <w:color w:val="000000"/>
        </w:rPr>
        <w:t>Get all the publication orders</w:t>
      </w:r>
      <w:r>
        <w:rPr>
          <w:rFonts w:hint="eastAsia" w:ascii="微软雅黑" w:hAnsi="微软雅黑" w:eastAsia="微软雅黑"/>
          <w:color w:val="000000"/>
        </w:rPr>
        <w:t xml:space="preserve"> -  </w:t>
      </w:r>
      <w:r>
        <w:fldChar w:fldCharType="begin"/>
      </w:r>
      <w:r>
        <w:instrText xml:space="preserve"> HYPERLINK "https://developers.coface.com/docs-technical?sw=swaggerDATAAPI.yaml&amp;swl=ICON%20Data%20API" \l "tag/Publication/operation/getAllPublicationOrders" </w:instrText>
      </w:r>
      <w:r>
        <w:fldChar w:fldCharType="separate"/>
      </w:r>
      <w:r>
        <w:rPr>
          <w:rStyle w:val="12"/>
          <w:rFonts w:hint="eastAsia" w:ascii="微软雅黑" w:hAnsi="微软雅黑" w:eastAsia="微软雅黑"/>
        </w:rPr>
        <w:t>GET /publications/orders</w:t>
      </w:r>
      <w:r>
        <w:fldChar w:fldCharType="end"/>
      </w:r>
    </w:p>
    <w:p w14:paraId="4261ABB0">
      <w:pPr>
        <w:pStyle w:val="14"/>
        <w:numPr>
          <w:ilvl w:val="0"/>
          <w:numId w:val="3"/>
        </w:numPr>
        <w:tabs>
          <w:tab w:val="clear" w:pos="340"/>
        </w:tabs>
        <w:ind w:left="680" w:firstLineChars="0"/>
        <w:jc w:val="left"/>
        <w:rPr>
          <w:rFonts w:hint="eastAsia" w:ascii="微软雅黑" w:hAnsi="微软雅黑" w:eastAsia="微软雅黑"/>
          <w:color w:val="000000"/>
        </w:rPr>
      </w:pPr>
      <w:r>
        <w:rPr>
          <w:rFonts w:hint="eastAsia" w:ascii="微软雅黑" w:hAnsi="微软雅黑" w:eastAsia="微软雅黑"/>
          <w:color w:val="000000"/>
        </w:rPr>
        <w:t xml:space="preserve">03-下单report订单, Order a publication - </w:t>
      </w:r>
      <w:r>
        <w:fldChar w:fldCharType="begin"/>
      </w:r>
      <w:r>
        <w:instrText xml:space="preserve"> HYPERLINK "https://developers.coface.com/docs-technical?sw=swaggerDATAAPI.yaml&amp;swl=ICON%20Data%20API" \l "tag/Publication/operation/postPublicationOrder" </w:instrText>
      </w:r>
      <w:r>
        <w:fldChar w:fldCharType="separate"/>
      </w:r>
      <w:r>
        <w:rPr>
          <w:rStyle w:val="12"/>
          <w:rFonts w:ascii="微软雅黑" w:hAnsi="微软雅黑" w:eastAsia="微软雅黑"/>
        </w:rPr>
        <w:t>POST /publications /ord</w:t>
      </w:r>
      <w:r>
        <w:rPr>
          <w:rStyle w:val="12"/>
          <w:rFonts w:hint="eastAsia" w:ascii="微软雅黑" w:hAnsi="微软雅黑" w:eastAsia="微软雅黑"/>
        </w:rPr>
        <w:t>er</w:t>
      </w:r>
      <w:r>
        <w:fldChar w:fldCharType="end"/>
      </w:r>
    </w:p>
    <w:p w14:paraId="380454A8">
      <w:pPr>
        <w:pStyle w:val="14"/>
        <w:numPr>
          <w:ilvl w:val="0"/>
          <w:numId w:val="3"/>
        </w:numPr>
        <w:tabs>
          <w:tab w:val="clear" w:pos="340"/>
        </w:tabs>
        <w:ind w:left="680" w:firstLineChars="0"/>
        <w:jc w:val="left"/>
        <w:rPr>
          <w:rFonts w:hint="eastAsia" w:ascii="微软雅黑" w:hAnsi="微软雅黑" w:eastAsia="微软雅黑"/>
          <w:color w:val="000000"/>
        </w:rPr>
      </w:pPr>
      <w:r>
        <w:rPr>
          <w:rFonts w:ascii="微软雅黑" w:hAnsi="微软雅黑" w:eastAsia="微软雅黑"/>
          <w:color w:val="000000"/>
        </w:rPr>
        <w:t>0</w:t>
      </w:r>
      <w:r>
        <w:rPr>
          <w:rFonts w:hint="eastAsia" w:ascii="微软雅黑" w:hAnsi="微软雅黑" w:eastAsia="微软雅黑"/>
          <w:color w:val="000000"/>
        </w:rPr>
        <w:t>4</w:t>
      </w:r>
      <w:r>
        <w:rPr>
          <w:rFonts w:ascii="微软雅黑" w:hAnsi="微软雅黑" w:eastAsia="微软雅黑"/>
          <w:color w:val="000000"/>
        </w:rPr>
        <w:t xml:space="preserve"> -</w:t>
      </w:r>
      <w:r>
        <w:rPr>
          <w:rFonts w:hint="eastAsia" w:ascii="微软雅黑" w:hAnsi="微软雅黑" w:eastAsia="微软雅黑"/>
          <w:color w:val="000000"/>
        </w:rPr>
        <w:t xml:space="preserve">根据订单ID和格式获取订单生成内容，Get an emitted publication   </w:t>
      </w:r>
      <w:r>
        <w:fldChar w:fldCharType="begin"/>
      </w:r>
      <w:r>
        <w:instrText xml:space="preserve"> HYPERLINK "https://developers.coface.com/docs-technical?sw=swaggerDATAAPI.yaml&amp;swl=ICON%20Data%20API" \l "tag/Publication/operation/getAllPublications" </w:instrText>
      </w:r>
      <w:r>
        <w:fldChar w:fldCharType="separate"/>
      </w:r>
      <w:r>
        <w:rPr>
          <w:rStyle w:val="12"/>
          <w:rFonts w:hint="eastAsia" w:ascii="微软雅黑" w:hAnsi="微软雅黑" w:eastAsia="微软雅黑"/>
        </w:rPr>
        <w:t>GET /publications</w:t>
      </w:r>
      <w:r>
        <w:fldChar w:fldCharType="end"/>
      </w:r>
    </w:p>
    <w:p w14:paraId="19308315">
      <w:pPr>
        <w:pStyle w:val="14"/>
        <w:numPr>
          <w:ilvl w:val="0"/>
          <w:numId w:val="3"/>
        </w:numPr>
        <w:tabs>
          <w:tab w:val="clear" w:pos="340"/>
        </w:tabs>
        <w:ind w:left="680" w:firstLineChars="0"/>
        <w:jc w:val="left"/>
        <w:rPr>
          <w:rFonts w:hint="eastAsia" w:ascii="微软雅黑" w:hAnsi="微软雅黑" w:eastAsia="微软雅黑"/>
          <w:color w:val="000000"/>
        </w:rPr>
      </w:pPr>
      <w:r>
        <w:rPr>
          <w:rFonts w:ascii="微软雅黑" w:hAnsi="微软雅黑" w:eastAsia="微软雅黑"/>
          <w:color w:val="000000"/>
        </w:rPr>
        <w:drawing>
          <wp:inline distT="0" distB="0" distL="0" distR="0">
            <wp:extent cx="2197100" cy="1663700"/>
            <wp:effectExtent l="19050" t="19050" r="12700" b="12700"/>
            <wp:docPr id="1035" name="图片 1"/>
            <wp:cNvGraphicFramePr/>
            <a:graphic xmlns:a="http://schemas.openxmlformats.org/drawingml/2006/main">
              <a:graphicData uri="http://schemas.openxmlformats.org/drawingml/2006/picture">
                <pic:pic xmlns:pic="http://schemas.openxmlformats.org/drawingml/2006/picture">
                  <pic:nvPicPr>
                    <pic:cNvPr id="1035" name="图片 1"/>
                    <pic:cNvPicPr/>
                  </pic:nvPicPr>
                  <pic:blipFill>
                    <a:blip r:embed="rId17" cstate="print"/>
                    <a:srcRect/>
                    <a:stretch>
                      <a:fillRect/>
                    </a:stretch>
                  </pic:blipFill>
                  <pic:spPr>
                    <a:xfrm>
                      <a:off x="0" y="0"/>
                      <a:ext cx="2197213" cy="1663786"/>
                    </a:xfrm>
                    <a:prstGeom prst="rect">
                      <a:avLst/>
                    </a:prstGeom>
                    <a:ln w="9525" cap="flat" cmpd="sng">
                      <a:solidFill>
                        <a:srgbClr val="7F7F7F"/>
                      </a:solidFill>
                      <a:prstDash val="solid"/>
                      <a:round/>
                    </a:ln>
                  </pic:spPr>
                </pic:pic>
              </a:graphicData>
            </a:graphic>
          </wp:inline>
        </w:drawing>
      </w:r>
      <w:r>
        <w:rPr>
          <w:rFonts w:hint="eastAsia" w:ascii="微软雅黑" w:hAnsi="微软雅黑" w:eastAsia="微软雅黑"/>
          <w:color w:val="000000"/>
        </w:rPr>
        <w:t xml:space="preserve">  对应在线文档 “Publication”目录及接口名称清单。</w:t>
      </w:r>
    </w:p>
    <w:p w14:paraId="75216C21">
      <w:pPr>
        <w:tabs>
          <w:tab w:val="left" w:pos="680"/>
        </w:tabs>
        <w:jc w:val="left"/>
        <w:rPr>
          <w:rFonts w:hint="eastAsia" w:ascii="微软雅黑" w:hAnsi="微软雅黑" w:eastAsia="微软雅黑"/>
          <w:color w:val="000000"/>
        </w:rPr>
      </w:pPr>
    </w:p>
    <w:p w14:paraId="1E3E3456">
      <w:pPr>
        <w:pStyle w:val="14"/>
        <w:numPr>
          <w:ilvl w:val="2"/>
          <w:numId w:val="2"/>
        </w:numPr>
        <w:tabs>
          <w:tab w:val="left" w:pos="680"/>
        </w:tabs>
        <w:ind w:firstLineChars="0"/>
        <w:jc w:val="left"/>
        <w:outlineLvl w:val="2"/>
        <w:rPr>
          <w:rFonts w:hint="eastAsia" w:ascii="微软雅黑" w:hAnsi="微软雅黑" w:eastAsia="微软雅黑"/>
          <w:b/>
          <w:bCs/>
          <w:color w:val="000000"/>
        </w:rPr>
      </w:pPr>
      <w:r>
        <w:rPr>
          <w:rFonts w:hint="eastAsia" w:ascii="微软雅黑" w:hAnsi="微软雅黑" w:eastAsia="微软雅黑"/>
          <w:b/>
          <w:bCs/>
          <w:color w:val="000000"/>
        </w:rPr>
        <w:t>搜索和匹配企业</w:t>
      </w:r>
      <w:r>
        <w:rPr>
          <w:rFonts w:ascii="微软雅黑" w:hAnsi="微软雅黑" w:eastAsia="微软雅黑"/>
          <w:b/>
          <w:bCs/>
          <w:color w:val="000000"/>
        </w:rPr>
        <w:t>GET /companies</w:t>
      </w:r>
    </w:p>
    <w:p w14:paraId="536A94F1">
      <w:pPr>
        <w:pStyle w:val="14"/>
        <w:ind w:left="720" w:firstLine="0" w:firstLineChars="0"/>
        <w:jc w:val="left"/>
        <w:rPr>
          <w:rFonts w:hint="eastAsia" w:ascii="微软雅黑" w:hAnsi="微软雅黑" w:eastAsia="微软雅黑"/>
          <w:color w:val="000000"/>
        </w:rPr>
      </w:pPr>
    </w:p>
    <w:p w14:paraId="3AE0C941">
      <w:pPr>
        <w:rPr>
          <w:rFonts w:hint="eastAsia" w:ascii="微软雅黑" w:hAnsi="微软雅黑" w:eastAsia="微软雅黑"/>
          <w:color w:val="000000"/>
          <w:lang w:val="en-GB"/>
        </w:rPr>
      </w:pPr>
      <w:r>
        <w:rPr>
          <w:rFonts w:ascii="微软雅黑" w:hAnsi="微软雅黑" w:eastAsia="微软雅黑"/>
          <w:color w:val="000000"/>
          <w:lang w:val="en-GB"/>
        </w:rPr>
        <w:t>Get all available companies</w:t>
      </w:r>
      <w:r>
        <w:rPr>
          <w:rFonts w:hint="eastAsia" w:ascii="微软雅黑" w:hAnsi="微软雅黑" w:eastAsia="微软雅黑"/>
          <w:color w:val="000000"/>
        </w:rPr>
        <w:t>接口地址：</w:t>
      </w:r>
      <w:r>
        <w:fldChar w:fldCharType="begin"/>
      </w:r>
      <w:r>
        <w:instrText xml:space="preserve">HYPERLINK "https://developers.coface.com/docs-technical?sw=swaggerDATAAPI.yaml&amp;swl=ICON%20Data%20API" \l "tag/Company/operation/getAllCompanies"</w:instrText>
      </w:r>
      <w:r>
        <w:fldChar w:fldCharType="separate"/>
      </w:r>
      <w:r>
        <w:rPr>
          <w:rStyle w:val="12"/>
          <w:rFonts w:ascii="微软雅黑" w:hAnsi="微软雅黑" w:eastAsia="微软雅黑"/>
        </w:rPr>
        <w:t>API Portal</w:t>
      </w:r>
      <w:r>
        <w:fldChar w:fldCharType="end"/>
      </w:r>
      <w:r>
        <w:rPr>
          <w:rFonts w:hint="eastAsia"/>
        </w:rPr>
        <w:t xml:space="preserve"> 。</w:t>
      </w:r>
      <w:r>
        <w:rPr>
          <w:rFonts w:hint="eastAsia" w:ascii="微软雅黑" w:hAnsi="微软雅黑" w:eastAsia="微软雅黑"/>
          <w:color w:val="000000"/>
          <w:lang w:val="en-GB"/>
        </w:rPr>
        <w:t>在URBA360产品的第一步4.1.1已匹配企业客户externalID, 可复用，本接口无需再次调用。</w:t>
      </w:r>
    </w:p>
    <w:p w14:paraId="5C958513">
      <w:pPr>
        <w:rPr>
          <w:rFonts w:hint="eastAsia" w:ascii="微软雅黑" w:hAnsi="微软雅黑" w:eastAsia="微软雅黑"/>
          <w:color w:val="000000"/>
        </w:rPr>
      </w:pPr>
    </w:p>
    <w:p w14:paraId="6F1F0829">
      <w:pPr>
        <w:pStyle w:val="14"/>
        <w:numPr>
          <w:ilvl w:val="2"/>
          <w:numId w:val="2"/>
        </w:numPr>
        <w:tabs>
          <w:tab w:val="left" w:pos="680"/>
        </w:tabs>
        <w:ind w:firstLineChars="0"/>
        <w:jc w:val="left"/>
        <w:outlineLvl w:val="2"/>
        <w:rPr>
          <w:rFonts w:hint="eastAsia" w:ascii="微软雅黑" w:hAnsi="微软雅黑" w:eastAsia="微软雅黑"/>
          <w:b/>
          <w:bCs/>
          <w:color w:val="000000"/>
        </w:rPr>
      </w:pPr>
      <w:r>
        <w:rPr>
          <w:rFonts w:hint="eastAsia" w:ascii="微软雅黑" w:hAnsi="微软雅黑" w:eastAsia="微软雅黑"/>
          <w:b/>
          <w:bCs/>
          <w:color w:val="000000"/>
        </w:rPr>
        <w:t xml:space="preserve">查询有效report订单 </w:t>
      </w:r>
      <w:r>
        <w:fldChar w:fldCharType="begin"/>
      </w:r>
      <w:r>
        <w:instrText xml:space="preserve"> HYPERLINK "https://developers.coface.com/docs-technical?sw=swaggerDATAAPI.yaml&amp;swl=ICON%20Data%20API" \l "tag/Publication/operation/getAllPublicationOrders" </w:instrText>
      </w:r>
      <w:r>
        <w:fldChar w:fldCharType="separate"/>
      </w:r>
      <w:r>
        <w:rPr>
          <w:rStyle w:val="12"/>
          <w:rFonts w:hint="eastAsia" w:ascii="微软雅黑" w:hAnsi="微软雅黑" w:eastAsia="微软雅黑"/>
          <w:b/>
          <w:bCs/>
        </w:rPr>
        <w:t>GET /publications/orders</w:t>
      </w:r>
      <w:r>
        <w:fldChar w:fldCharType="end"/>
      </w:r>
    </w:p>
    <w:p w14:paraId="1488FA11">
      <w:r>
        <w:rPr>
          <w:rFonts w:ascii="微软雅黑" w:hAnsi="微软雅黑" w:eastAsia="微软雅黑"/>
          <w:color w:val="000000"/>
        </w:rPr>
        <w:t>Get all the publication orders</w:t>
      </w:r>
      <w:r>
        <w:rPr>
          <w:rFonts w:hint="eastAsia" w:ascii="微软雅黑" w:hAnsi="微软雅黑" w:eastAsia="微软雅黑"/>
          <w:color w:val="000000"/>
        </w:rPr>
        <w:t xml:space="preserve"> 接口地址：</w:t>
      </w:r>
      <w:r>
        <w:fldChar w:fldCharType="begin"/>
      </w:r>
      <w:r>
        <w:instrText xml:space="preserve">HYPERLINK "https://developers.coface.com/docs-technical?sw=swaggerDATAAPI.yaml&amp;swl=ICON%20Data%20API" \l "tag/Publication/operation/getAllPublicationOrders"</w:instrText>
      </w:r>
      <w:r>
        <w:fldChar w:fldCharType="separate"/>
      </w:r>
      <w:r>
        <w:rPr>
          <w:rStyle w:val="12"/>
          <w:rFonts w:ascii="微软雅黑" w:hAnsi="微软雅黑" w:eastAsia="微软雅黑"/>
        </w:rPr>
        <w:t>API Portal</w:t>
      </w:r>
      <w:r>
        <w:fldChar w:fldCharType="end"/>
      </w:r>
      <w:r>
        <w:rPr>
          <w:rFonts w:hint="eastAsia"/>
        </w:rPr>
        <w:t xml:space="preserve"> 。</w:t>
      </w:r>
    </w:p>
    <w:p w14:paraId="65EE2AAD">
      <w:pPr>
        <w:rPr>
          <w:rFonts w:hint="eastAsia" w:ascii="微软雅黑" w:hAnsi="微软雅黑" w:eastAsia="微软雅黑"/>
          <w:color w:val="000000"/>
        </w:rPr>
      </w:pPr>
      <w:r>
        <w:rPr>
          <w:rFonts w:hint="eastAsia" w:ascii="微软雅黑" w:hAnsi="微软雅黑" w:eastAsia="微软雅黑"/>
          <w:color w:val="000000"/>
        </w:rPr>
        <w:drawing>
          <wp:inline distT="0" distB="0" distL="0" distR="0">
            <wp:extent cx="5270500" cy="3562350"/>
            <wp:effectExtent l="19050" t="19050" r="25400" b="19050"/>
            <wp:docPr id="1036" name="图片 1"/>
            <wp:cNvGraphicFramePr/>
            <a:graphic xmlns:a="http://schemas.openxmlformats.org/drawingml/2006/main">
              <a:graphicData uri="http://schemas.openxmlformats.org/drawingml/2006/picture">
                <pic:pic xmlns:pic="http://schemas.openxmlformats.org/drawingml/2006/picture">
                  <pic:nvPicPr>
                    <pic:cNvPr id="1036" name="图片 1"/>
                    <pic:cNvPicPr/>
                  </pic:nvPicPr>
                  <pic:blipFill>
                    <a:blip r:embed="rId18" cstate="print"/>
                    <a:srcRect/>
                    <a:stretch>
                      <a:fillRect/>
                    </a:stretch>
                  </pic:blipFill>
                  <pic:spPr>
                    <a:xfrm>
                      <a:off x="0" y="0"/>
                      <a:ext cx="5270500" cy="3562350"/>
                    </a:xfrm>
                    <a:prstGeom prst="rect">
                      <a:avLst/>
                    </a:prstGeom>
                    <a:ln w="9525" cap="flat" cmpd="sng">
                      <a:solidFill>
                        <a:srgbClr val="7F7F7F"/>
                      </a:solidFill>
                      <a:prstDash val="solid"/>
                      <a:round/>
                    </a:ln>
                  </pic:spPr>
                </pic:pic>
              </a:graphicData>
            </a:graphic>
          </wp:inline>
        </w:drawing>
      </w:r>
    </w:p>
    <w:p w14:paraId="7CE81A24">
      <w:pPr>
        <w:rPr>
          <w:rFonts w:hint="eastAsia" w:ascii="微软雅黑" w:hAnsi="微软雅黑" w:eastAsia="微软雅黑"/>
          <w:color w:val="000000"/>
        </w:rPr>
      </w:pP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2"/>
        <w:gridCol w:w="7759"/>
      </w:tblGrid>
      <w:tr w14:paraId="7706C63A">
        <w:tc>
          <w:tcPr>
            <w:tcW w:w="1556" w:type="dxa"/>
          </w:tcPr>
          <w:p w14:paraId="6F3FDB79">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场景（一）</w:t>
            </w:r>
          </w:p>
        </w:tc>
        <w:tc>
          <w:tcPr>
            <w:tcW w:w="6803" w:type="dxa"/>
          </w:tcPr>
          <w:p w14:paraId="7FD3AFA8">
            <w:pPr>
              <w:tabs>
                <w:tab w:val="left" w:pos="680"/>
              </w:tabs>
              <w:jc w:val="left"/>
              <w:rPr>
                <w:rFonts w:hint="eastAsia" w:ascii="微软雅黑" w:hAnsi="微软雅黑" w:eastAsia="微软雅黑"/>
                <w:color w:val="000000"/>
              </w:rPr>
            </w:pPr>
            <w:r>
              <w:rPr>
                <w:rFonts w:hint="eastAsia" w:ascii="微软雅黑" w:hAnsi="微软雅黑" w:eastAsia="微软雅黑"/>
                <w:color w:val="000000"/>
              </w:rPr>
              <w:t xml:space="preserve">从CRM客户管理功能点击Coface数据集成，后台会关联客户表上的Coface企业唯一码【externalId </w:t>
            </w:r>
            <w:r>
              <w:rPr>
                <w:rFonts w:ascii="微软雅黑" w:hAnsi="微软雅黑" w:eastAsia="微软雅黑"/>
                <w:color w:val="000000"/>
              </w:rPr>
              <w:t>】</w:t>
            </w:r>
            <w:r>
              <w:rPr>
                <w:rFonts w:hint="eastAsia" w:ascii="微软雅黑" w:hAnsi="微软雅黑" w:eastAsia="微软雅黑"/>
                <w:color w:val="000000"/>
              </w:rPr>
              <w:t>字段作为入参入口， 查询有效订单，并保存接口返回值订单ID(id)。</w:t>
            </w:r>
          </w:p>
        </w:tc>
      </w:tr>
      <w:tr w14:paraId="271436C2">
        <w:tc>
          <w:tcPr>
            <w:tcW w:w="1556" w:type="dxa"/>
          </w:tcPr>
          <w:p w14:paraId="59EF8532">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6803" w:type="dxa"/>
          </w:tcPr>
          <w:p w14:paraId="54D5BF2E">
            <w:pPr>
              <w:tabs>
                <w:tab w:val="left" w:pos="680"/>
              </w:tabs>
              <w:jc w:val="left"/>
              <w:rPr>
                <w:rFonts w:hint="eastAsia" w:ascii="微软雅黑" w:hAnsi="微软雅黑" w:eastAsia="微软雅黑"/>
                <w:color w:val="000000"/>
              </w:rPr>
            </w:pPr>
            <w:r>
              <w:rPr>
                <w:rFonts w:ascii="微软雅黑" w:hAnsi="微软雅黑" w:eastAsia="微软雅黑"/>
                <w:color w:val="000000"/>
              </w:rPr>
              <w:t>externalId+ countr</w:t>
            </w:r>
            <w:r>
              <w:rPr>
                <w:rFonts w:hint="eastAsia" w:ascii="微软雅黑" w:hAnsi="微软雅黑" w:eastAsia="微软雅黑"/>
                <w:color w:val="000000"/>
              </w:rPr>
              <w:t>yCode</w:t>
            </w:r>
          </w:p>
        </w:tc>
      </w:tr>
      <w:tr w14:paraId="29B9DEE3">
        <w:tc>
          <w:tcPr>
            <w:tcW w:w="1556" w:type="dxa"/>
          </w:tcPr>
          <w:p w14:paraId="4D856B4B">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6803" w:type="dxa"/>
          </w:tcPr>
          <w:p w14:paraId="12720CA4">
            <w:pPr>
              <w:tabs>
                <w:tab w:val="left" w:pos="680"/>
              </w:tabs>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取返回200代码的情况下的订单状态信息,其余订单数据未准备好或接口异常：</w:t>
            </w:r>
          </w:p>
          <w:p w14:paraId="3C5BB4BD">
            <w:pPr>
              <w:tabs>
                <w:tab w:val="left" w:pos="680"/>
              </w:tabs>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1853565" cy="621030"/>
                  <wp:effectExtent l="19050" t="19050" r="12700" b="26669"/>
                  <wp:docPr id="1037" name="图片 1"/>
                  <wp:cNvGraphicFramePr/>
                  <a:graphic xmlns:a="http://schemas.openxmlformats.org/drawingml/2006/main">
                    <a:graphicData uri="http://schemas.openxmlformats.org/drawingml/2006/picture">
                      <pic:pic xmlns:pic="http://schemas.openxmlformats.org/drawingml/2006/picture">
                        <pic:nvPicPr>
                          <pic:cNvPr id="1037" name="图片 1"/>
                          <pic:cNvPicPr/>
                        </pic:nvPicPr>
                        <pic:blipFill>
                          <a:blip r:embed="rId19" cstate="print"/>
                          <a:srcRect/>
                          <a:stretch>
                            <a:fillRect/>
                          </a:stretch>
                        </pic:blipFill>
                        <pic:spPr>
                          <a:xfrm>
                            <a:off x="0" y="0"/>
                            <a:ext cx="1854199" cy="621354"/>
                          </a:xfrm>
                          <a:prstGeom prst="rect">
                            <a:avLst/>
                          </a:prstGeom>
                          <a:ln w="9525" cap="flat" cmpd="sng">
                            <a:solidFill>
                              <a:srgbClr val="7F7F7F"/>
                            </a:solidFill>
                            <a:prstDash val="solid"/>
                            <a:round/>
                          </a:ln>
                        </pic:spPr>
                      </pic:pic>
                    </a:graphicData>
                  </a:graphic>
                </wp:inline>
              </w:drawing>
            </w:r>
          </w:p>
          <w:p w14:paraId="2531833D">
            <w:pPr>
              <w:tabs>
                <w:tab w:val="left" w:pos="680"/>
              </w:tabs>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根据Coface产品，一个客户的report根据客户所在国家只采购一种报告（</w:t>
            </w:r>
            <w:r>
              <w:rPr>
                <w:rFonts w:ascii="微软雅黑" w:hAnsi="微软雅黑" w:eastAsia="微软雅黑"/>
                <w:color w:val="000000"/>
                <w:sz w:val="20"/>
                <w:szCs w:val="20"/>
              </w:rPr>
              <w:t>Full Report URBA</w:t>
            </w:r>
            <w:r>
              <w:rPr>
                <w:rFonts w:hint="eastAsia" w:ascii="微软雅黑" w:hAnsi="微软雅黑" w:eastAsia="微软雅黑"/>
                <w:color w:val="000000"/>
                <w:sz w:val="20"/>
                <w:szCs w:val="20"/>
              </w:rPr>
              <w:t xml:space="preserve">, </w:t>
            </w:r>
            <w:r>
              <w:rPr>
                <w:rFonts w:ascii="微软雅黑" w:hAnsi="微软雅黑" w:eastAsia="微软雅黑"/>
                <w:color w:val="000000"/>
                <w:sz w:val="20"/>
                <w:szCs w:val="20"/>
              </w:rPr>
              <w:t>Full Report</w:t>
            </w:r>
            <w:r>
              <w:rPr>
                <w:rFonts w:hint="eastAsia" w:ascii="微软雅黑" w:hAnsi="微软雅黑" w:eastAsia="微软雅黑"/>
                <w:color w:val="000000"/>
                <w:sz w:val="20"/>
                <w:szCs w:val="20"/>
              </w:rPr>
              <w:t xml:space="preserve">, </w:t>
            </w:r>
            <w:r>
              <w:rPr>
                <w:rFonts w:ascii="微软雅黑" w:hAnsi="微软雅黑" w:eastAsia="微软雅黑"/>
                <w:color w:val="000000"/>
                <w:sz w:val="20"/>
                <w:szCs w:val="20"/>
              </w:rPr>
              <w:t>Full report CEE）</w:t>
            </w:r>
            <w:r>
              <w:rPr>
                <w:rFonts w:hint="eastAsia" w:ascii="微软雅黑" w:hAnsi="微软雅黑" w:eastAsia="微软雅黑"/>
                <w:color w:val="000000"/>
                <w:sz w:val="20"/>
                <w:szCs w:val="20"/>
              </w:rPr>
              <w:t>，所以本接口只需取最新一条订单的id。</w:t>
            </w:r>
          </w:p>
          <w:p w14:paraId="323E4ABA">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（这个是订单ID，用户后续订单状态查询）</w:t>
            </w:r>
            <w:r>
              <w:rPr>
                <w:rFonts w:ascii="微软雅黑" w:hAnsi="微软雅黑" w:eastAsia="微软雅黑"/>
                <w:color w:val="000000"/>
                <w:sz w:val="20"/>
                <w:szCs w:val="20"/>
              </w:rPr>
              <w:t>orderDate</w:t>
            </w:r>
            <w:r>
              <w:rPr>
                <w:rFonts w:hint="eastAsia" w:ascii="微软雅黑" w:hAnsi="微软雅黑" w:eastAsia="微软雅黑"/>
                <w:color w:val="000000"/>
                <w:sz w:val="20"/>
                <w:szCs w:val="20"/>
              </w:rPr>
              <w:t xml:space="preserve"> </w:t>
            </w:r>
            <w:r>
              <w:rPr>
                <w:rFonts w:ascii="微软雅黑" w:hAnsi="微软雅黑" w:eastAsia="微软雅黑"/>
                <w:color w:val="000000"/>
                <w:sz w:val="20"/>
                <w:szCs w:val="20"/>
              </w:rPr>
              <w:t>–</w:t>
            </w:r>
            <w:r>
              <w:rPr>
                <w:rFonts w:hint="eastAsia" w:ascii="微软雅黑" w:hAnsi="微软雅黑" w:eastAsia="微软雅黑"/>
                <w:color w:val="000000"/>
                <w:sz w:val="20"/>
                <w:szCs w:val="20"/>
              </w:rPr>
              <w:t xml:space="preserve"> 取订单日期最大的订单ID（一般是第一条）</w:t>
            </w:r>
          </w:p>
          <w:p w14:paraId="1FE2CE0E">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status</w:t>
            </w:r>
            <w:r>
              <w:rPr>
                <w:rFonts w:hint="eastAsia" w:ascii="微软雅黑" w:hAnsi="微软雅黑" w:eastAsia="微软雅黑"/>
                <w:color w:val="000000"/>
                <w:sz w:val="20"/>
                <w:szCs w:val="20"/>
              </w:rPr>
              <w:t>（</w:t>
            </w:r>
            <w:r>
              <w:rPr>
                <w:rFonts w:ascii="微软雅黑" w:hAnsi="微软雅黑" w:eastAsia="微软雅黑"/>
                <w:color w:val="000000"/>
                <w:sz w:val="20"/>
                <w:szCs w:val="20"/>
              </w:rPr>
              <w:t>"in-preparation" "ready" "cancelled"</w:t>
            </w:r>
            <w:r>
              <w:rPr>
                <w:rFonts w:hint="eastAsia" w:ascii="微软雅黑" w:hAnsi="微软雅黑" w:eastAsia="微软雅黑"/>
                <w:color w:val="000000"/>
                <w:sz w:val="20"/>
                <w:szCs w:val="20"/>
              </w:rPr>
              <w:t>）只要判断urbaStatus=ready表示这个订单是已生效或过往生效的，且相关指标数据可用</w:t>
            </w:r>
          </w:p>
          <w:p w14:paraId="1466354E">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Publications.id （publication id, 用于后续数据查询）</w:t>
            </w:r>
          </w:p>
          <w:p w14:paraId="1AC59A37">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5273675" cy="2612390"/>
                  <wp:effectExtent l="19050" t="19050" r="22225" b="16510"/>
                  <wp:docPr id="1038" name="图片 1"/>
                  <wp:cNvGraphicFramePr/>
                  <a:graphic xmlns:a="http://schemas.openxmlformats.org/drawingml/2006/main">
                    <a:graphicData uri="http://schemas.openxmlformats.org/drawingml/2006/picture">
                      <pic:pic xmlns:pic="http://schemas.openxmlformats.org/drawingml/2006/picture">
                        <pic:nvPicPr>
                          <pic:cNvPr id="1038" name="图片 1"/>
                          <pic:cNvPicPr/>
                        </pic:nvPicPr>
                        <pic:blipFill>
                          <a:blip r:embed="rId20" cstate="print"/>
                          <a:srcRect/>
                          <a:stretch>
                            <a:fillRect/>
                          </a:stretch>
                        </pic:blipFill>
                        <pic:spPr>
                          <a:xfrm>
                            <a:off x="0" y="0"/>
                            <a:ext cx="5273675" cy="2612390"/>
                          </a:xfrm>
                          <a:prstGeom prst="rect">
                            <a:avLst/>
                          </a:prstGeom>
                          <a:ln w="9525" cap="flat" cmpd="sng">
                            <a:solidFill>
                              <a:srgbClr val="7F7F7F"/>
                            </a:solidFill>
                            <a:prstDash val="solid"/>
                            <a:round/>
                          </a:ln>
                        </pic:spPr>
                      </pic:pic>
                    </a:graphicData>
                  </a:graphic>
                </wp:inline>
              </w:drawing>
            </w:r>
          </w:p>
        </w:tc>
      </w:tr>
    </w:tbl>
    <w:p w14:paraId="5AA87910">
      <w:pPr>
        <w:rPr>
          <w:rFonts w:hint="eastAsia" w:ascii="微软雅黑" w:hAnsi="微软雅黑" w:eastAsia="微软雅黑"/>
          <w:color w:val="000000"/>
        </w:rPr>
      </w:pP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6803"/>
      </w:tblGrid>
      <w:tr w14:paraId="0867C2B6">
        <w:tc>
          <w:tcPr>
            <w:tcW w:w="1556" w:type="dxa"/>
          </w:tcPr>
          <w:p w14:paraId="0C394969">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场景（二）</w:t>
            </w:r>
          </w:p>
        </w:tc>
        <w:tc>
          <w:tcPr>
            <w:tcW w:w="6803" w:type="dxa"/>
          </w:tcPr>
          <w:p w14:paraId="0CC1F885">
            <w:pPr>
              <w:tabs>
                <w:tab w:val="left" w:pos="680"/>
              </w:tabs>
              <w:jc w:val="left"/>
              <w:rPr>
                <w:rFonts w:hint="eastAsia" w:ascii="微软雅黑" w:hAnsi="微软雅黑" w:eastAsia="微软雅黑"/>
                <w:color w:val="000000"/>
              </w:rPr>
            </w:pPr>
            <w:r>
              <w:rPr>
                <w:rFonts w:hint="eastAsia" w:ascii="微软雅黑" w:hAnsi="微软雅黑" w:eastAsia="微软雅黑"/>
                <w:color w:val="000000"/>
              </w:rPr>
              <w:t>在发起采购订单后，需要按订单ID去跟踪订单状态</w:t>
            </w:r>
          </w:p>
        </w:tc>
      </w:tr>
      <w:tr w14:paraId="3824BCB2">
        <w:tc>
          <w:tcPr>
            <w:tcW w:w="1556" w:type="dxa"/>
          </w:tcPr>
          <w:p w14:paraId="0FA58308">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6803" w:type="dxa"/>
          </w:tcPr>
          <w:p w14:paraId="5BA08540">
            <w:pPr>
              <w:tabs>
                <w:tab w:val="left" w:pos="680"/>
              </w:tabs>
              <w:jc w:val="left"/>
              <w:rPr>
                <w:rFonts w:hint="eastAsia" w:ascii="微软雅黑" w:hAnsi="微软雅黑" w:eastAsia="微软雅黑"/>
                <w:color w:val="000000"/>
              </w:rPr>
            </w:pPr>
            <w:r>
              <w:rPr>
                <w:rFonts w:hint="eastAsia" w:ascii="微软雅黑" w:hAnsi="微软雅黑" w:eastAsia="微软雅黑"/>
                <w:color w:val="000000"/>
              </w:rPr>
              <w:t xml:space="preserve"> </w:t>
            </w: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（Order ID, 递交的订单采购接口返回的订单ID）</w:t>
            </w:r>
          </w:p>
        </w:tc>
      </w:tr>
      <w:tr w14:paraId="46056F86">
        <w:tc>
          <w:tcPr>
            <w:tcW w:w="1556" w:type="dxa"/>
          </w:tcPr>
          <w:p w14:paraId="7467C756">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6803" w:type="dxa"/>
          </w:tcPr>
          <w:p w14:paraId="4C5723CE">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同场景一</w:t>
            </w:r>
          </w:p>
        </w:tc>
      </w:tr>
    </w:tbl>
    <w:p w14:paraId="599451C7">
      <w:pPr>
        <w:rPr>
          <w:rFonts w:hint="eastAsia" w:ascii="微软雅黑" w:hAnsi="微软雅黑" w:eastAsia="微软雅黑"/>
          <w:color w:val="000000"/>
        </w:rPr>
      </w:pPr>
    </w:p>
    <w:p w14:paraId="2A1220ED">
      <w:pPr>
        <w:pStyle w:val="14"/>
        <w:numPr>
          <w:ilvl w:val="2"/>
          <w:numId w:val="2"/>
        </w:numPr>
        <w:tabs>
          <w:tab w:val="left" w:pos="680"/>
        </w:tabs>
        <w:ind w:firstLineChars="0"/>
        <w:jc w:val="left"/>
        <w:outlineLvl w:val="2"/>
        <w:rPr>
          <w:rFonts w:hint="eastAsia" w:ascii="微软雅黑" w:hAnsi="微软雅黑" w:eastAsia="微软雅黑"/>
          <w:b/>
          <w:bCs/>
          <w:color w:val="000000"/>
        </w:rPr>
      </w:pPr>
      <w:r>
        <w:rPr>
          <w:rFonts w:hint="eastAsia" w:ascii="微软雅黑" w:hAnsi="微软雅黑" w:eastAsia="微软雅黑"/>
          <w:b/>
          <w:bCs/>
          <w:color w:val="000000"/>
        </w:rPr>
        <w:t xml:space="preserve">下单report订单, </w:t>
      </w:r>
      <w:r>
        <w:fldChar w:fldCharType="begin"/>
      </w:r>
      <w:r>
        <w:instrText xml:space="preserve"> HYPERLINK "https://developers.coface.com/docs-technical?sw=swaggerDATAAPI.yaml&amp;swl=ICON%20Data%20API" \l "tag/Publication/operation/postPublicationOrder" </w:instrText>
      </w:r>
      <w:r>
        <w:fldChar w:fldCharType="separate"/>
      </w:r>
      <w:r>
        <w:rPr>
          <w:rStyle w:val="12"/>
          <w:rFonts w:ascii="微软雅黑" w:hAnsi="微软雅黑" w:eastAsia="微软雅黑"/>
          <w:b/>
          <w:bCs/>
        </w:rPr>
        <w:t>POST /publications /ord</w:t>
      </w:r>
      <w:r>
        <w:rPr>
          <w:rStyle w:val="12"/>
          <w:rFonts w:hint="eastAsia" w:ascii="微软雅黑" w:hAnsi="微软雅黑" w:eastAsia="微软雅黑"/>
          <w:b/>
          <w:bCs/>
        </w:rPr>
        <w:t>er</w:t>
      </w:r>
      <w:r>
        <w:fldChar w:fldCharType="end"/>
      </w:r>
    </w:p>
    <w:p w14:paraId="1485F194">
      <w:pPr>
        <w:rPr>
          <w:rFonts w:hint="eastAsia" w:ascii="微软雅黑" w:hAnsi="微软雅黑" w:eastAsia="微软雅黑"/>
          <w:color w:val="000000"/>
        </w:rPr>
      </w:pPr>
      <w:r>
        <w:rPr>
          <w:rFonts w:hint="eastAsia" w:ascii="微软雅黑" w:hAnsi="微软雅黑" w:eastAsia="微软雅黑"/>
          <w:color w:val="000000"/>
        </w:rPr>
        <w:t xml:space="preserve">下单report订单, Order a publication - </w:t>
      </w:r>
      <w:r>
        <w:fldChar w:fldCharType="begin"/>
      </w:r>
      <w:r>
        <w:instrText xml:space="preserve"> HYPERLINK "https://developers.coface.com/docs-technical?sw=swaggerDATAAPI.yaml&amp;swl=ICON%20Data%20API" \l "tag/Publication/operation/postPublicationOrder" </w:instrText>
      </w:r>
      <w:r>
        <w:fldChar w:fldCharType="separate"/>
      </w:r>
      <w:r>
        <w:rPr>
          <w:rStyle w:val="12"/>
          <w:rFonts w:ascii="微软雅黑" w:hAnsi="微软雅黑" w:eastAsia="微软雅黑"/>
        </w:rPr>
        <w:t>POST /publications /ord</w:t>
      </w:r>
      <w:r>
        <w:rPr>
          <w:rStyle w:val="12"/>
          <w:rFonts w:hint="eastAsia" w:ascii="微软雅黑" w:hAnsi="微软雅黑" w:eastAsia="微软雅黑"/>
        </w:rPr>
        <w:t>er</w:t>
      </w:r>
      <w:r>
        <w:fldChar w:fldCharType="end"/>
      </w:r>
    </w:p>
    <w:p w14:paraId="71916732">
      <w:pPr>
        <w:rPr>
          <w:rFonts w:hint="eastAsia" w:ascii="微软雅黑" w:hAnsi="微软雅黑" w:eastAsia="微软雅黑"/>
          <w:color w:val="000000"/>
        </w:rPr>
      </w:pP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
        <w:gridCol w:w="8106"/>
      </w:tblGrid>
      <w:tr w14:paraId="7B34567C">
        <w:tc>
          <w:tcPr>
            <w:tcW w:w="704" w:type="dxa"/>
          </w:tcPr>
          <w:p w14:paraId="7230DE59">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7655" w:type="dxa"/>
          </w:tcPr>
          <w:p w14:paraId="57CEFFD4">
            <w:pPr>
              <w:pStyle w:val="14"/>
              <w:tabs>
                <w:tab w:val="left" w:pos="680"/>
              </w:tabs>
              <w:ind w:left="340" w:firstLine="0" w:firstLineChars="0"/>
              <w:jc w:val="left"/>
              <w:rPr>
                <w:rFonts w:hint="eastAsia" w:ascii="微软雅黑" w:hAnsi="微软雅黑" w:eastAsia="微软雅黑"/>
                <w:color w:val="000000"/>
              </w:rPr>
            </w:pPr>
            <w:r>
              <w:rPr>
                <w:rFonts w:ascii="微软雅黑" w:hAnsi="微软雅黑" w:eastAsia="微软雅黑"/>
                <w:color w:val="000000"/>
              </w:rPr>
              <w:drawing>
                <wp:inline distT="0" distB="0" distL="0" distR="0">
                  <wp:extent cx="4268470" cy="2635250"/>
                  <wp:effectExtent l="0" t="0" r="0" b="0"/>
                  <wp:docPr id="1039" name="图片 1"/>
                  <wp:cNvGraphicFramePr/>
                  <a:graphic xmlns:a="http://schemas.openxmlformats.org/drawingml/2006/main">
                    <a:graphicData uri="http://schemas.openxmlformats.org/drawingml/2006/picture">
                      <pic:pic xmlns:pic="http://schemas.openxmlformats.org/drawingml/2006/picture">
                        <pic:nvPicPr>
                          <pic:cNvPr id="1039" name="图片 1"/>
                          <pic:cNvPicPr/>
                        </pic:nvPicPr>
                        <pic:blipFill>
                          <a:blip r:embed="rId21" cstate="print"/>
                          <a:srcRect/>
                          <a:stretch>
                            <a:fillRect/>
                          </a:stretch>
                        </pic:blipFill>
                        <pic:spPr>
                          <a:xfrm>
                            <a:off x="0" y="0"/>
                            <a:ext cx="4268727" cy="2635250"/>
                          </a:xfrm>
                          <a:prstGeom prst="rect">
                            <a:avLst/>
                          </a:prstGeom>
                        </pic:spPr>
                      </pic:pic>
                    </a:graphicData>
                  </a:graphic>
                </wp:inline>
              </w:drawing>
            </w:r>
          </w:p>
          <w:p w14:paraId="3B395FD4">
            <w:pPr>
              <w:pStyle w:val="14"/>
              <w:numPr>
                <w:ilvl w:val="0"/>
                <w:numId w:val="5"/>
              </w:numPr>
              <w:tabs>
                <w:tab w:val="left" w:pos="680"/>
              </w:tabs>
              <w:ind w:firstLineChars="0"/>
              <w:jc w:val="left"/>
              <w:rPr>
                <w:rFonts w:hint="eastAsia" w:ascii="微软雅黑" w:hAnsi="微软雅黑" w:eastAsia="微软雅黑"/>
                <w:color w:val="000000"/>
              </w:rPr>
            </w:pPr>
            <w:r>
              <w:rPr>
                <w:rFonts w:ascii="微软雅黑" w:hAnsi="微软雅黑" w:eastAsia="微软雅黑"/>
                <w:color w:val="000000"/>
              </w:rPr>
              <w:t>externalId+ countr</w:t>
            </w:r>
            <w:r>
              <w:rPr>
                <w:rFonts w:hint="eastAsia" w:ascii="微软雅黑" w:hAnsi="微软雅黑" w:eastAsia="微软雅黑"/>
                <w:color w:val="000000"/>
              </w:rPr>
              <w:t>yCode</w:t>
            </w:r>
          </w:p>
          <w:p w14:paraId="231E0C81">
            <w:pPr>
              <w:pStyle w:val="14"/>
              <w:numPr>
                <w:ilvl w:val="0"/>
                <w:numId w:val="5"/>
              </w:numPr>
              <w:tabs>
                <w:tab w:val="left" w:pos="680"/>
              </w:tabs>
              <w:ind w:firstLineChars="0"/>
              <w:jc w:val="left"/>
              <w:rPr>
                <w:rFonts w:hint="eastAsia" w:ascii="微软雅黑" w:hAnsi="微软雅黑" w:eastAsia="微软雅黑"/>
                <w:color w:val="000000"/>
              </w:rPr>
            </w:pPr>
            <w:r>
              <w:rPr>
                <w:rFonts w:ascii="微软雅黑" w:hAnsi="微软雅黑" w:eastAsia="微软雅黑"/>
                <w:color w:val="000000"/>
              </w:rPr>
              <w:t>legitimateInterest</w:t>
            </w:r>
            <w:r>
              <w:rPr>
                <w:rFonts w:hint="eastAsia" w:ascii="微软雅黑" w:hAnsi="微软雅黑" w:eastAsia="微软雅黑"/>
                <w:color w:val="C00000"/>
              </w:rPr>
              <w:t>德国公司的订单必传，参考第一部分Coface回复。</w:t>
            </w:r>
          </w:p>
          <w:p w14:paraId="52D26516">
            <w:pPr>
              <w:pStyle w:val="14"/>
              <w:numPr>
                <w:ilvl w:val="0"/>
                <w:numId w:val="5"/>
              </w:numPr>
              <w:tabs>
                <w:tab w:val="left" w:pos="680"/>
              </w:tabs>
              <w:ind w:firstLineChars="0"/>
              <w:jc w:val="left"/>
              <w:rPr>
                <w:rFonts w:hint="eastAsia" w:ascii="微软雅黑" w:hAnsi="微软雅黑" w:eastAsia="微软雅黑"/>
                <w:color w:val="000000"/>
              </w:rPr>
            </w:pPr>
            <w:r>
              <w:rPr>
                <w:rFonts w:hint="eastAsia" w:ascii="微软雅黑" w:hAnsi="微软雅黑" w:eastAsia="微软雅黑"/>
                <w:color w:val="000000"/>
              </w:rPr>
              <w:t>report &gt;参数数组如下，受限、非受限和RU国家参数不同，相关传参值参考章节 【2.三种report产品接口参数说明】。</w:t>
            </w:r>
            <w:ins w:id="30" w:author="Liu, Steven S.Y. (SH/TECH)" w:date="2026-05-23T09:02:00Z">
              <w:r>
                <w:rPr>
                  <w:rFonts w:hint="eastAsia" w:ascii="微软雅黑" w:hAnsi="微软雅黑" w:eastAsia="微软雅黑"/>
                  <w:color w:val="000000"/>
                </w:rPr>
                <w:t>包括设置报告采用USD货币。</w:t>
              </w:r>
            </w:ins>
            <w:ins w:id="31" w:author="Liu, Steven S.Y. (SH/TECH)" w:date="2026-05-23T09:03:00Z">
              <w:r>
                <w:rPr>
                  <w:rFonts w:hint="eastAsia" w:ascii="微软雅黑" w:hAnsi="微软雅黑" w:eastAsia="微软雅黑"/>
                  <w:color w:val="000000"/>
                </w:rPr>
                <w:t>其中祖册资本指标是本地货币，需要转换到USD。</w:t>
              </w:r>
            </w:ins>
          </w:p>
          <w:p w14:paraId="6C7CEDFB">
            <w:pPr>
              <w:tabs>
                <w:tab w:val="left" w:pos="680"/>
              </w:tabs>
              <w:jc w:val="left"/>
              <w:rPr>
                <w:rFonts w:hint="eastAsia" w:ascii="微软雅黑" w:hAnsi="微软雅黑" w:eastAsia="微软雅黑"/>
                <w:color w:val="000000"/>
              </w:rPr>
            </w:pPr>
            <w:r>
              <w:rPr>
                <w:rFonts w:ascii="微软雅黑" w:hAnsi="微软雅黑" w:eastAsia="微软雅黑"/>
                <w:color w:val="000000"/>
              </w:rPr>
              <w:drawing>
                <wp:inline distT="0" distB="0" distL="0" distR="0">
                  <wp:extent cx="5273675" cy="3278505"/>
                  <wp:effectExtent l="19050" t="19050" r="22225" b="17145"/>
                  <wp:docPr id="1040" name="图片 1"/>
                  <wp:cNvGraphicFramePr/>
                  <a:graphic xmlns:a="http://schemas.openxmlformats.org/drawingml/2006/main">
                    <a:graphicData uri="http://schemas.openxmlformats.org/drawingml/2006/picture">
                      <pic:pic xmlns:pic="http://schemas.openxmlformats.org/drawingml/2006/picture">
                        <pic:nvPicPr>
                          <pic:cNvPr id="1040" name="图片 1"/>
                          <pic:cNvPicPr/>
                        </pic:nvPicPr>
                        <pic:blipFill>
                          <a:blip r:embed="rId22" cstate="print"/>
                          <a:srcRect/>
                          <a:stretch>
                            <a:fillRect/>
                          </a:stretch>
                        </pic:blipFill>
                        <pic:spPr>
                          <a:xfrm>
                            <a:off x="0" y="0"/>
                            <a:ext cx="5273675" cy="3278505"/>
                          </a:xfrm>
                          <a:prstGeom prst="rect">
                            <a:avLst/>
                          </a:prstGeom>
                          <a:ln w="9525" cap="flat" cmpd="sng">
                            <a:solidFill>
                              <a:srgbClr val="7F7F7F"/>
                            </a:solidFill>
                            <a:prstDash val="solid"/>
                            <a:round/>
                          </a:ln>
                        </pic:spPr>
                      </pic:pic>
                    </a:graphicData>
                  </a:graphic>
                </wp:inline>
              </w:drawing>
            </w:r>
          </w:p>
          <w:p w14:paraId="0FC2B318">
            <w:pPr>
              <w:tabs>
                <w:tab w:val="left" w:pos="680"/>
              </w:tabs>
              <w:jc w:val="left"/>
              <w:rPr>
                <w:rFonts w:hint="eastAsia" w:ascii="微软雅黑" w:hAnsi="微软雅黑" w:eastAsia="微软雅黑"/>
                <w:color w:val="000000"/>
              </w:rPr>
            </w:pPr>
          </w:p>
          <w:p w14:paraId="3B5D4B67">
            <w:pPr>
              <w:tabs>
                <w:tab w:val="left" w:pos="680"/>
              </w:tabs>
              <w:jc w:val="left"/>
              <w:rPr>
                <w:rFonts w:hint="eastAsia" w:ascii="微软雅黑" w:hAnsi="微软雅黑" w:eastAsia="微软雅黑"/>
                <w:color w:val="000000"/>
              </w:rPr>
            </w:pPr>
          </w:p>
          <w:p w14:paraId="0522844A">
            <w:pPr>
              <w:tabs>
                <w:tab w:val="left" w:pos="680"/>
              </w:tabs>
              <w:jc w:val="left"/>
              <w:rPr>
                <w:rFonts w:hint="eastAsia" w:ascii="微软雅黑" w:hAnsi="微软雅黑" w:eastAsia="微软雅黑"/>
                <w:color w:val="000000"/>
              </w:rPr>
            </w:pPr>
          </w:p>
          <w:p w14:paraId="1839C481">
            <w:pPr>
              <w:tabs>
                <w:tab w:val="left" w:pos="680"/>
              </w:tabs>
              <w:jc w:val="left"/>
              <w:rPr>
                <w:rFonts w:hint="eastAsia" w:ascii="微软雅黑" w:hAnsi="微软雅黑" w:eastAsia="微软雅黑"/>
                <w:color w:val="000000"/>
              </w:rPr>
            </w:pPr>
          </w:p>
        </w:tc>
      </w:tr>
      <w:tr w14:paraId="102C9866">
        <w:tc>
          <w:tcPr>
            <w:tcW w:w="704" w:type="dxa"/>
          </w:tcPr>
          <w:p w14:paraId="21E6DA25">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7655" w:type="dxa"/>
          </w:tcPr>
          <w:p w14:paraId="304B841A">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（这个是订单ID）----后续数据查询不是用这个参数</w:t>
            </w:r>
          </w:p>
          <w:p w14:paraId="65C4BDEE">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t>publications</w:t>
            </w:r>
            <w:r>
              <w:rPr>
                <w:rFonts w:hint="eastAsia" w:ascii="微软雅黑" w:hAnsi="微软雅黑" w:eastAsia="微软雅黑"/>
                <w:color w:val="000000"/>
                <w:sz w:val="20"/>
                <w:szCs w:val="20"/>
              </w:rPr>
              <w:t>.id (此参数用于后续数据查询接口的入参)</w:t>
            </w:r>
          </w:p>
          <w:p w14:paraId="5C1797EF">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3441700" cy="1391285"/>
                  <wp:effectExtent l="19050" t="19050" r="25400" b="18415"/>
                  <wp:docPr id="1041" name="图片 1"/>
                  <wp:cNvGraphicFramePr/>
                  <a:graphic xmlns:a="http://schemas.openxmlformats.org/drawingml/2006/main">
                    <a:graphicData uri="http://schemas.openxmlformats.org/drawingml/2006/picture">
                      <pic:pic xmlns:pic="http://schemas.openxmlformats.org/drawingml/2006/picture">
                        <pic:nvPicPr>
                          <pic:cNvPr id="1041" name="图片 1"/>
                          <pic:cNvPicPr/>
                        </pic:nvPicPr>
                        <pic:blipFill>
                          <a:blip r:embed="rId23" cstate="print"/>
                          <a:srcRect/>
                          <a:stretch>
                            <a:fillRect/>
                          </a:stretch>
                        </pic:blipFill>
                        <pic:spPr>
                          <a:xfrm>
                            <a:off x="0" y="0"/>
                            <a:ext cx="3441700" cy="1391896"/>
                          </a:xfrm>
                          <a:prstGeom prst="rect">
                            <a:avLst/>
                          </a:prstGeom>
                          <a:ln w="9525" cap="flat" cmpd="sng">
                            <a:solidFill>
                              <a:srgbClr val="7F7F7F"/>
                            </a:solidFill>
                            <a:prstDash val="solid"/>
                            <a:round/>
                          </a:ln>
                        </pic:spPr>
                      </pic:pic>
                    </a:graphicData>
                  </a:graphic>
                </wp:inline>
              </w:drawing>
            </w:r>
          </w:p>
        </w:tc>
      </w:tr>
    </w:tbl>
    <w:p w14:paraId="19DF3C1A">
      <w:pPr>
        <w:rPr>
          <w:rFonts w:hint="eastAsia" w:ascii="微软雅黑" w:hAnsi="微软雅黑" w:eastAsia="微软雅黑"/>
          <w:color w:val="000000"/>
        </w:rPr>
      </w:pPr>
    </w:p>
    <w:p w14:paraId="24116A05">
      <w:pPr>
        <w:pStyle w:val="14"/>
        <w:numPr>
          <w:ilvl w:val="2"/>
          <w:numId w:val="2"/>
        </w:numPr>
        <w:tabs>
          <w:tab w:val="left" w:pos="680"/>
        </w:tabs>
        <w:ind w:firstLineChars="0"/>
        <w:jc w:val="left"/>
        <w:outlineLvl w:val="2"/>
        <w:rPr>
          <w:rFonts w:hint="eastAsia" w:ascii="微软雅黑" w:hAnsi="微软雅黑" w:eastAsia="微软雅黑"/>
          <w:b/>
          <w:bCs/>
          <w:color w:val="000000"/>
        </w:rPr>
      </w:pPr>
      <w:r>
        <w:rPr>
          <w:rFonts w:hint="eastAsia" w:ascii="微软雅黑" w:hAnsi="微软雅黑" w:eastAsia="微软雅黑"/>
          <w:color w:val="000000"/>
        </w:rPr>
        <w:t>获取订单生成内容</w:t>
      </w:r>
      <w:r>
        <w:rPr>
          <w:rFonts w:hint="eastAsia" w:ascii="微软雅黑" w:hAnsi="微软雅黑" w:eastAsia="微软雅黑"/>
          <w:b/>
          <w:bCs/>
          <w:color w:val="000000"/>
        </w:rPr>
        <w:t xml:space="preserve">, </w:t>
      </w:r>
      <w:r>
        <w:fldChar w:fldCharType="begin"/>
      </w:r>
      <w:r>
        <w:instrText xml:space="preserve"> HYPERLINK "https://developers.coface.com/docs-technical?sw=swaggerDATAAPI.yaml&amp;swl=ICON%20Data%20API" \l "tag/Publication/operation/getAllPublications" </w:instrText>
      </w:r>
      <w:r>
        <w:fldChar w:fldCharType="separate"/>
      </w:r>
      <w:r>
        <w:rPr>
          <w:rStyle w:val="12"/>
          <w:rFonts w:hint="eastAsia" w:ascii="微软雅黑" w:hAnsi="微软雅黑" w:eastAsia="微软雅黑"/>
        </w:rPr>
        <w:t>GET /publications</w:t>
      </w:r>
      <w:r>
        <w:fldChar w:fldCharType="end"/>
      </w:r>
    </w:p>
    <w:p w14:paraId="4B1CFA9D">
      <w:pPr>
        <w:pStyle w:val="14"/>
        <w:ind w:left="420" w:firstLine="0" w:firstLineChars="0"/>
        <w:jc w:val="left"/>
        <w:rPr>
          <w:rFonts w:hint="eastAsia" w:ascii="微软雅黑" w:hAnsi="微软雅黑" w:eastAsia="微软雅黑"/>
          <w:color w:val="000000"/>
        </w:rPr>
      </w:pPr>
      <w:r>
        <w:rPr>
          <w:rFonts w:hint="eastAsia" w:ascii="微软雅黑" w:hAnsi="微软雅黑" w:eastAsia="微软雅黑"/>
          <w:color w:val="000000"/>
        </w:rPr>
        <w:t xml:space="preserve">Get an emitted publication   </w:t>
      </w:r>
      <w:r>
        <w:fldChar w:fldCharType="begin"/>
      </w:r>
      <w:r>
        <w:instrText xml:space="preserve"> HYPERLINK "https://developers.coface.com/docs-technical?sw=swaggerDATAAPI.yaml&amp;swl=ICON%20Data%20API" \l "tag/Publication/operation/getAllPublications" </w:instrText>
      </w:r>
      <w:r>
        <w:fldChar w:fldCharType="separate"/>
      </w:r>
      <w:r>
        <w:rPr>
          <w:rStyle w:val="12"/>
          <w:rFonts w:hint="eastAsia" w:ascii="微软雅黑" w:hAnsi="微软雅黑" w:eastAsia="微软雅黑"/>
        </w:rPr>
        <w:t>GET /publications</w:t>
      </w:r>
      <w:r>
        <w:fldChar w:fldCharType="end"/>
      </w:r>
    </w:p>
    <w:tbl>
      <w:tblPr>
        <w:tblStyle w:val="9"/>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8926"/>
      </w:tblGrid>
      <w:tr w14:paraId="47257920">
        <w:tc>
          <w:tcPr>
            <w:tcW w:w="421" w:type="dxa"/>
          </w:tcPr>
          <w:p w14:paraId="31C726BD">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接口入参</w:t>
            </w:r>
          </w:p>
        </w:tc>
        <w:tc>
          <w:tcPr>
            <w:tcW w:w="8363" w:type="dxa"/>
          </w:tcPr>
          <w:p w14:paraId="4025E1FF">
            <w:pPr>
              <w:pStyle w:val="14"/>
              <w:numPr>
                <w:ilvl w:val="0"/>
                <w:numId w:val="5"/>
              </w:numPr>
              <w:tabs>
                <w:tab w:val="left" w:pos="680"/>
              </w:tabs>
              <w:ind w:firstLineChars="0"/>
              <w:jc w:val="left"/>
              <w:rPr>
                <w:rFonts w:hint="eastAsia" w:ascii="微软雅黑" w:hAnsi="微软雅黑" w:eastAsia="微软雅黑"/>
                <w:color w:val="000000"/>
                <w:sz w:val="20"/>
                <w:szCs w:val="20"/>
              </w:rPr>
            </w:pPr>
            <w:commentRangeStart w:id="21"/>
            <w:r>
              <w:rPr>
                <w:rFonts w:hint="eastAsia" w:ascii="微软雅黑" w:hAnsi="微软雅黑" w:eastAsia="微软雅黑"/>
                <w:color w:val="000000"/>
                <w:sz w:val="20"/>
                <w:szCs w:val="20"/>
              </w:rPr>
              <w:t>i</w:t>
            </w:r>
            <w:r>
              <w:rPr>
                <w:rFonts w:ascii="微软雅黑" w:hAnsi="微软雅黑" w:eastAsia="微软雅黑"/>
                <w:color w:val="000000"/>
                <w:sz w:val="20"/>
                <w:szCs w:val="20"/>
              </w:rPr>
              <w:t>d</w:t>
            </w:r>
            <w:r>
              <w:rPr>
                <w:rFonts w:hint="eastAsia" w:ascii="微软雅黑" w:hAnsi="微软雅黑" w:eastAsia="微软雅黑"/>
                <w:color w:val="000000"/>
                <w:sz w:val="20"/>
                <w:szCs w:val="20"/>
              </w:rPr>
              <w:t xml:space="preserve"> （Publication ID, 递交的订单采购接口返回的订单ID）</w:t>
            </w:r>
            <w:commentRangeEnd w:id="21"/>
            <w:r>
              <w:rPr>
                <w:rStyle w:val="13"/>
              </w:rPr>
              <w:commentReference w:id="21"/>
            </w:r>
          </w:p>
          <w:p w14:paraId="085BDC77">
            <w:pPr>
              <w:pStyle w:val="14"/>
              <w:numPr>
                <w:ilvl w:val="0"/>
                <w:numId w:val="5"/>
              </w:numPr>
              <w:tabs>
                <w:tab w:val="left" w:pos="680"/>
              </w:tabs>
              <w:ind w:firstLineChars="0"/>
              <w:jc w:val="left"/>
              <w:rPr>
                <w:rFonts w:hint="eastAsia" w:ascii="微软雅黑" w:hAnsi="微软雅黑" w:eastAsia="微软雅黑"/>
                <w:color w:val="000000"/>
                <w:sz w:val="20"/>
                <w:szCs w:val="20"/>
              </w:rPr>
            </w:pPr>
            <w:commentRangeStart w:id="22"/>
            <w:commentRangeStart w:id="23"/>
            <w:commentRangeStart w:id="24"/>
            <w:r>
              <w:rPr>
                <w:rFonts w:hint="eastAsia" w:ascii="微软雅黑" w:hAnsi="微软雅黑" w:eastAsia="微软雅黑"/>
                <w:color w:val="000000"/>
                <w:sz w:val="20"/>
                <w:szCs w:val="20"/>
              </w:rPr>
              <w:t>format (入参字符串选项：</w:t>
            </w:r>
            <w:r>
              <w:rPr>
                <w:rFonts w:ascii="微软雅黑" w:hAnsi="微软雅黑" w:eastAsia="微软雅黑"/>
                <w:color w:val="000000"/>
                <w:sz w:val="20"/>
                <w:szCs w:val="20"/>
              </w:rPr>
              <w:t>"json" </w:t>
            </w:r>
            <w:r>
              <w:rPr>
                <w:rFonts w:hint="eastAsia" w:ascii="微软雅黑" w:hAnsi="微软雅黑" w:eastAsia="微软雅黑"/>
                <w:color w:val="000000"/>
                <w:sz w:val="20"/>
                <w:szCs w:val="20"/>
              </w:rPr>
              <w:t>或者</w:t>
            </w:r>
            <w:r>
              <w:rPr>
                <w:rFonts w:ascii="微软雅黑" w:hAnsi="微软雅黑" w:eastAsia="微软雅黑"/>
                <w:color w:val="000000"/>
                <w:sz w:val="20"/>
                <w:szCs w:val="20"/>
              </w:rPr>
              <w:t> "pdf"</w:t>
            </w:r>
            <w:r>
              <w:rPr>
                <w:rFonts w:hint="eastAsia" w:ascii="微软雅黑" w:hAnsi="微软雅黑" w:eastAsia="微软雅黑"/>
                <w:color w:val="000000"/>
                <w:sz w:val="20"/>
                <w:szCs w:val="20"/>
              </w:rPr>
              <w:t>)</w:t>
            </w:r>
            <w:commentRangeEnd w:id="22"/>
            <w:r>
              <w:rPr>
                <w:rStyle w:val="13"/>
              </w:rPr>
              <w:commentReference w:id="22"/>
            </w:r>
            <w:commentRangeEnd w:id="23"/>
            <w:r>
              <w:rPr>
                <w:rStyle w:val="13"/>
              </w:rPr>
              <w:commentReference w:id="23"/>
            </w:r>
            <w:commentRangeEnd w:id="24"/>
            <w:r>
              <w:rPr>
                <w:rStyle w:val="13"/>
              </w:rPr>
              <w:commentReference w:id="24"/>
            </w:r>
          </w:p>
        </w:tc>
      </w:tr>
      <w:tr w14:paraId="1AA7FD4F">
        <w:tc>
          <w:tcPr>
            <w:tcW w:w="421" w:type="dxa"/>
          </w:tcPr>
          <w:p w14:paraId="03A4ADCD">
            <w:pPr>
              <w:tabs>
                <w:tab w:val="left" w:pos="680"/>
              </w:tabs>
              <w:jc w:val="left"/>
              <w:rPr>
                <w:rFonts w:hint="eastAsia" w:ascii="微软雅黑" w:hAnsi="微软雅黑" w:eastAsia="微软雅黑"/>
                <w:b/>
                <w:bCs/>
                <w:color w:val="000000"/>
              </w:rPr>
            </w:pPr>
            <w:r>
              <w:rPr>
                <w:rFonts w:hint="eastAsia" w:ascii="微软雅黑" w:hAnsi="微软雅黑" w:eastAsia="微软雅黑"/>
                <w:b/>
                <w:bCs/>
                <w:color w:val="000000"/>
              </w:rPr>
              <w:t>接口出参</w:t>
            </w:r>
          </w:p>
        </w:tc>
        <w:tc>
          <w:tcPr>
            <w:tcW w:w="8363" w:type="dxa"/>
          </w:tcPr>
          <w:p w14:paraId="5FAC3789">
            <w:pPr>
              <w:tabs>
                <w:tab w:val="left" w:pos="680"/>
              </w:tabs>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接口返回编码在=200情况下，获取如下字段值，其余接口返回编码均视为异常。</w:t>
            </w:r>
          </w:p>
          <w:p w14:paraId="6CDB6719">
            <w:pPr>
              <w:tabs>
                <w:tab w:val="left" w:pos="680"/>
              </w:tabs>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3606800" cy="285750"/>
                  <wp:effectExtent l="0" t="0" r="0" b="0"/>
                  <wp:docPr id="1042" name="图片 1"/>
                  <wp:cNvGraphicFramePr/>
                  <a:graphic xmlns:a="http://schemas.openxmlformats.org/drawingml/2006/main">
                    <a:graphicData uri="http://schemas.openxmlformats.org/drawingml/2006/picture">
                      <pic:pic xmlns:pic="http://schemas.openxmlformats.org/drawingml/2006/picture">
                        <pic:nvPicPr>
                          <pic:cNvPr id="1042" name="图片 1"/>
                          <pic:cNvPicPr/>
                        </pic:nvPicPr>
                        <pic:blipFill>
                          <a:blip r:embed="rId24" cstate="print"/>
                          <a:srcRect/>
                          <a:stretch>
                            <a:fillRect/>
                          </a:stretch>
                        </pic:blipFill>
                        <pic:spPr>
                          <a:xfrm>
                            <a:off x="0" y="0"/>
                            <a:ext cx="3606985" cy="285765"/>
                          </a:xfrm>
                          <a:prstGeom prst="rect">
                            <a:avLst/>
                          </a:prstGeom>
                        </pic:spPr>
                      </pic:pic>
                    </a:graphicData>
                  </a:graphic>
                </wp:inline>
              </w:drawing>
            </w:r>
          </w:p>
          <w:p w14:paraId="380F0C3D">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hint="eastAsia" w:ascii="微软雅黑" w:hAnsi="微软雅黑" w:eastAsia="微软雅黑"/>
                <w:color w:val="000000"/>
                <w:sz w:val="20"/>
                <w:szCs w:val="20"/>
              </w:rPr>
              <w:t>取Reports &gt; FullReport &gt; icon路径下的数据</w:t>
            </w:r>
          </w:p>
          <w:p w14:paraId="34555834">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5273675" cy="3350895"/>
                  <wp:effectExtent l="19050" t="19050" r="22225" b="20955"/>
                  <wp:docPr id="1043" name="图片 1"/>
                  <wp:cNvGraphicFramePr/>
                  <a:graphic xmlns:a="http://schemas.openxmlformats.org/drawingml/2006/main">
                    <a:graphicData uri="http://schemas.openxmlformats.org/drawingml/2006/picture">
                      <pic:pic xmlns:pic="http://schemas.openxmlformats.org/drawingml/2006/picture">
                        <pic:nvPicPr>
                          <pic:cNvPr id="1043" name="图片 1"/>
                          <pic:cNvPicPr/>
                        </pic:nvPicPr>
                        <pic:blipFill>
                          <a:blip r:embed="rId25" cstate="print"/>
                          <a:srcRect/>
                          <a:stretch>
                            <a:fillRect/>
                          </a:stretch>
                        </pic:blipFill>
                        <pic:spPr>
                          <a:xfrm>
                            <a:off x="0" y="0"/>
                            <a:ext cx="5273675" cy="3350895"/>
                          </a:xfrm>
                          <a:prstGeom prst="rect">
                            <a:avLst/>
                          </a:prstGeom>
                          <a:ln w="9525" cap="flat" cmpd="sng">
                            <a:solidFill>
                              <a:srgbClr val="7F7F7F"/>
                            </a:solidFill>
                            <a:prstDash val="solid"/>
                            <a:round/>
                          </a:ln>
                        </pic:spPr>
                      </pic:pic>
                    </a:graphicData>
                  </a:graphic>
                </wp:inline>
              </w:drawing>
            </w:r>
          </w:p>
          <w:p w14:paraId="492586C7">
            <w:pPr>
              <w:pStyle w:val="14"/>
              <w:numPr>
                <w:ilvl w:val="0"/>
                <w:numId w:val="4"/>
              </w:numPr>
              <w:tabs>
                <w:tab w:val="left" w:pos="680"/>
              </w:tabs>
              <w:ind w:firstLineChars="0"/>
              <w:jc w:val="left"/>
              <w:rPr>
                <w:rFonts w:hint="eastAsia" w:ascii="微软雅黑" w:hAnsi="微软雅黑" w:eastAsia="微软雅黑"/>
                <w:color w:val="000000"/>
                <w:sz w:val="20"/>
                <w:szCs w:val="20"/>
              </w:rPr>
            </w:pPr>
          </w:p>
          <w:p w14:paraId="3FB04980">
            <w:pPr>
              <w:pStyle w:val="14"/>
              <w:numPr>
                <w:ilvl w:val="0"/>
                <w:numId w:val="4"/>
              </w:numPr>
              <w:tabs>
                <w:tab w:val="left" w:pos="680"/>
              </w:tabs>
              <w:ind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4787900" cy="5753100"/>
                  <wp:effectExtent l="19050" t="19050" r="12700" b="19050"/>
                  <wp:docPr id="1044" name="图片 1"/>
                  <wp:cNvGraphicFramePr/>
                  <a:graphic xmlns:a="http://schemas.openxmlformats.org/drawingml/2006/main">
                    <a:graphicData uri="http://schemas.openxmlformats.org/drawingml/2006/picture">
                      <pic:pic xmlns:pic="http://schemas.openxmlformats.org/drawingml/2006/picture">
                        <pic:nvPicPr>
                          <pic:cNvPr id="1044" name="图片 1"/>
                          <pic:cNvPicPr/>
                        </pic:nvPicPr>
                        <pic:blipFill>
                          <a:blip r:embed="rId26" cstate="print"/>
                          <a:srcRect/>
                          <a:stretch>
                            <a:fillRect/>
                          </a:stretch>
                        </pic:blipFill>
                        <pic:spPr>
                          <a:xfrm>
                            <a:off x="0" y="0"/>
                            <a:ext cx="4788146" cy="5753396"/>
                          </a:xfrm>
                          <a:prstGeom prst="rect">
                            <a:avLst/>
                          </a:prstGeom>
                          <a:ln w="9525" cap="flat" cmpd="sng">
                            <a:solidFill>
                              <a:srgbClr val="7F7F7F"/>
                            </a:solidFill>
                            <a:prstDash val="solid"/>
                            <a:round/>
                          </a:ln>
                        </pic:spPr>
                      </pic:pic>
                    </a:graphicData>
                  </a:graphic>
                </wp:inline>
              </w:drawing>
            </w:r>
          </w:p>
          <w:p w14:paraId="690078BB">
            <w:pPr>
              <w:pStyle w:val="14"/>
              <w:numPr>
                <w:ilvl w:val="0"/>
                <w:numId w:val="4"/>
              </w:numPr>
              <w:tabs>
                <w:tab w:val="left" w:pos="680"/>
              </w:tabs>
              <w:ind w:firstLineChars="0"/>
              <w:jc w:val="left"/>
              <w:rPr>
                <w:rFonts w:hint="eastAsia" w:ascii="微软雅黑" w:hAnsi="微软雅黑" w:eastAsia="微软雅黑"/>
                <w:color w:val="000000"/>
                <w:sz w:val="20"/>
                <w:szCs w:val="20"/>
              </w:rPr>
            </w:pPr>
          </w:p>
          <w:p w14:paraId="522497D7">
            <w:pPr>
              <w:pStyle w:val="14"/>
              <w:numPr>
                <w:ilvl w:val="0"/>
                <w:numId w:val="4"/>
              </w:numPr>
              <w:tabs>
                <w:tab w:val="left" w:pos="680"/>
              </w:tabs>
              <w:ind w:firstLineChars="0"/>
              <w:jc w:val="left"/>
              <w:rPr>
                <w:rFonts w:hint="eastAsia" w:ascii="微软雅黑" w:hAnsi="微软雅黑" w:eastAsia="微软雅黑"/>
                <w:color w:val="FF0000"/>
                <w:sz w:val="20"/>
                <w:szCs w:val="20"/>
              </w:rPr>
            </w:pPr>
            <w:r>
              <w:rPr>
                <w:rFonts w:hint="eastAsia" w:ascii="微软雅黑" w:hAnsi="微软雅黑" w:eastAsia="微软雅黑"/>
                <w:color w:val="FF0000"/>
                <w:sz w:val="20"/>
                <w:szCs w:val="20"/>
              </w:rPr>
              <w:t>如果需要判断该订单下数据是否已经准备好，需要判断</w:t>
            </w:r>
            <w:commentRangeStart w:id="25"/>
            <w:r>
              <w:rPr>
                <w:rFonts w:hint="eastAsia" w:ascii="微软雅黑" w:hAnsi="微软雅黑" w:eastAsia="微软雅黑"/>
                <w:color w:val="FF0000"/>
                <w:sz w:val="20"/>
                <w:szCs w:val="20"/>
              </w:rPr>
              <w:t>status.value=什么或如何判断？</w:t>
            </w:r>
            <w:commentRangeEnd w:id="25"/>
            <w:r>
              <w:rPr>
                <w:rStyle w:val="13"/>
              </w:rPr>
              <w:commentReference w:id="25"/>
            </w:r>
          </w:p>
          <w:p w14:paraId="60E20140">
            <w:pPr>
              <w:pStyle w:val="14"/>
              <w:numPr>
                <w:ilvl w:val="0"/>
                <w:numId w:val="4"/>
              </w:numPr>
              <w:tabs>
                <w:tab w:val="left" w:pos="680"/>
              </w:tabs>
              <w:ind w:firstLineChars="0"/>
              <w:jc w:val="left"/>
              <w:rPr>
                <w:rFonts w:hint="eastAsia" w:ascii="微软雅黑" w:hAnsi="微软雅黑" w:eastAsia="微软雅黑"/>
                <w:color w:val="FF0000"/>
                <w:sz w:val="20"/>
                <w:szCs w:val="20"/>
              </w:rPr>
            </w:pPr>
            <w:r>
              <w:rPr>
                <w:rFonts w:ascii="微软雅黑" w:hAnsi="微软雅黑" w:eastAsia="微软雅黑"/>
                <w:color w:val="FF0000"/>
                <w:sz w:val="20"/>
                <w:szCs w:val="20"/>
              </w:rPr>
              <w:drawing>
                <wp:inline distT="0" distB="0" distL="0" distR="0">
                  <wp:extent cx="4083050" cy="4578350"/>
                  <wp:effectExtent l="19050" t="19050" r="12700" b="12700"/>
                  <wp:docPr id="1045" name="图片 1"/>
                  <wp:cNvGraphicFramePr/>
                  <a:graphic xmlns:a="http://schemas.openxmlformats.org/drawingml/2006/main">
                    <a:graphicData uri="http://schemas.openxmlformats.org/drawingml/2006/picture">
                      <pic:pic xmlns:pic="http://schemas.openxmlformats.org/drawingml/2006/picture">
                        <pic:nvPicPr>
                          <pic:cNvPr id="1045" name="图片 1"/>
                          <pic:cNvPicPr/>
                        </pic:nvPicPr>
                        <pic:blipFill>
                          <a:blip r:embed="rId27" cstate="print"/>
                          <a:srcRect/>
                          <a:stretch>
                            <a:fillRect/>
                          </a:stretch>
                        </pic:blipFill>
                        <pic:spPr>
                          <a:xfrm>
                            <a:off x="0" y="0"/>
                            <a:ext cx="4083260" cy="4578585"/>
                          </a:xfrm>
                          <a:prstGeom prst="rect">
                            <a:avLst/>
                          </a:prstGeom>
                          <a:ln w="9525" cap="flat" cmpd="sng">
                            <a:solidFill>
                              <a:srgbClr val="7F7F7F"/>
                            </a:solidFill>
                            <a:prstDash val="solid"/>
                            <a:round/>
                          </a:ln>
                        </pic:spPr>
                      </pic:pic>
                    </a:graphicData>
                  </a:graphic>
                </wp:inline>
              </w:drawing>
            </w:r>
            <w:r>
              <w:rPr>
                <w:rFonts w:hint="eastAsia" w:ascii="微软雅黑" w:hAnsi="微软雅黑" w:eastAsia="微软雅黑"/>
                <w:b/>
                <w:bCs/>
                <w:color w:val="FF0000"/>
                <w:sz w:val="20"/>
                <w:szCs w:val="20"/>
              </w:rPr>
              <w:t>（1）注册日期</w:t>
            </w:r>
            <w:r>
              <w:rPr>
                <w:rFonts w:hint="eastAsia" w:ascii="微软雅黑" w:hAnsi="微软雅黑" w:eastAsia="微软雅黑"/>
                <w:color w:val="FF0000"/>
                <w:sz w:val="20"/>
                <w:szCs w:val="20"/>
              </w:rPr>
              <w:t>指标取</w:t>
            </w:r>
            <w:commentRangeStart w:id="26"/>
            <w:r>
              <w:rPr>
                <w:rFonts w:hint="eastAsia" w:ascii="微软雅黑" w:hAnsi="微软雅黑" w:eastAsia="微软雅黑"/>
                <w:color w:val="FF0000"/>
                <w:sz w:val="20"/>
                <w:szCs w:val="20"/>
              </w:rPr>
              <w:t>值字段creditReport.company.registratoin.date ?</w:t>
            </w:r>
            <w:commentRangeEnd w:id="26"/>
            <w:r>
              <w:rPr>
                <w:rStyle w:val="13"/>
              </w:rPr>
              <w:commentReference w:id="26"/>
            </w:r>
          </w:p>
          <w:p w14:paraId="5956CE8A">
            <w:pPr>
              <w:tabs>
                <w:tab w:val="left" w:pos="680"/>
              </w:tabs>
              <w:ind w:left="340"/>
              <w:jc w:val="left"/>
              <w:rPr>
                <w:rFonts w:hint="eastAsia" w:ascii="微软雅黑" w:hAnsi="微软雅黑" w:eastAsia="微软雅黑"/>
                <w:color w:val="000000"/>
                <w:sz w:val="20"/>
                <w:szCs w:val="20"/>
              </w:rPr>
            </w:pPr>
          </w:p>
          <w:p w14:paraId="41F0E278">
            <w:pPr>
              <w:tabs>
                <w:tab w:val="left" w:pos="680"/>
              </w:tabs>
              <w:jc w:val="left"/>
              <w:rPr>
                <w:rFonts w:hint="eastAsia" w:ascii="微软雅黑" w:hAnsi="微软雅黑" w:eastAsia="微软雅黑"/>
                <w:b/>
                <w:bCs/>
                <w:color w:val="0070C0"/>
                <w:sz w:val="20"/>
                <w:szCs w:val="20"/>
              </w:rPr>
            </w:pPr>
            <w:r>
              <w:rPr>
                <w:rFonts w:hint="eastAsia" w:ascii="微软雅黑" w:hAnsi="微软雅黑" w:eastAsia="微软雅黑"/>
                <w:b/>
                <w:bCs/>
                <w:color w:val="0070C0"/>
                <w:sz w:val="20"/>
                <w:szCs w:val="20"/>
              </w:rPr>
              <w:t>（2） 2026.5.15 Cathy/徐静总确认：对于</w:t>
            </w:r>
            <w:r>
              <w:rPr>
                <w:rFonts w:hint="eastAsia" w:ascii="微软雅黑" w:hAnsi="微软雅黑" w:eastAsia="微软雅黑" w:cs="Arial"/>
                <w:b/>
                <w:bCs/>
                <w:color w:val="0070C0"/>
                <w:kern w:val="0"/>
                <w:sz w:val="20"/>
                <w:szCs w:val="20"/>
                <w:lang w:val="en-GB"/>
              </w:rPr>
              <w:t>债权标的金额指标，采用接口先获取PDF报告，然后有业务人员或风控人员在人工补录方式填入该指标。（以下取值方式只是分析过程，难于总结出相关一致统一口径的取值逻辑）</w:t>
            </w:r>
          </w:p>
          <w:p w14:paraId="723E5940">
            <w:pPr>
              <w:tabs>
                <w:tab w:val="left" w:pos="680"/>
              </w:tabs>
              <w:jc w:val="left"/>
              <w:rPr>
                <w:rFonts w:hint="eastAsia" w:ascii="微软雅黑" w:hAnsi="微软雅黑" w:eastAsia="微软雅黑"/>
                <w:color w:val="000000"/>
                <w:sz w:val="20"/>
                <w:szCs w:val="20"/>
              </w:rPr>
            </w:pPr>
          </w:p>
          <w:p w14:paraId="5CF2D346">
            <w:pPr>
              <w:pStyle w:val="14"/>
              <w:numPr>
                <w:ilvl w:val="0"/>
                <w:numId w:val="4"/>
              </w:numPr>
              <w:tabs>
                <w:tab w:val="left" w:pos="680"/>
              </w:tabs>
              <w:ind w:firstLineChars="0"/>
              <w:jc w:val="left"/>
              <w:rPr>
                <w:rFonts w:hint="eastAsia" w:ascii="微软雅黑" w:hAnsi="微软雅黑" w:eastAsia="微软雅黑"/>
                <w:color w:val="FF0000"/>
                <w:sz w:val="20"/>
                <w:szCs w:val="20"/>
              </w:rPr>
            </w:pPr>
            <w:r>
              <w:rPr>
                <w:rFonts w:hint="eastAsia" w:ascii="微软雅黑" w:hAnsi="微软雅黑" w:eastAsia="微软雅黑"/>
                <w:color w:val="FF0000"/>
                <w:sz w:val="20"/>
                <w:szCs w:val="20"/>
              </w:rPr>
              <w:t>（2）</w:t>
            </w:r>
            <w:commentRangeStart w:id="27"/>
            <w:r>
              <w:rPr>
                <w:rFonts w:hint="eastAsia" w:ascii="微软雅黑" w:hAnsi="微软雅黑" w:eastAsia="微软雅黑"/>
                <w:color w:val="FF0000"/>
                <w:sz w:val="20"/>
                <w:szCs w:val="20"/>
              </w:rPr>
              <w:t>对于有诉讼下的</w:t>
            </w:r>
            <w:r>
              <w:rPr>
                <w:rFonts w:hint="eastAsia" w:ascii="微软雅黑" w:hAnsi="微软雅黑" w:eastAsia="微软雅黑" w:cs="Arial"/>
                <w:b/>
                <w:bCs/>
                <w:color w:val="FF0000"/>
                <w:kern w:val="0"/>
                <w:sz w:val="20"/>
                <w:szCs w:val="20"/>
                <w:lang w:val="en-GB"/>
              </w:rPr>
              <w:t>债权标的金额</w:t>
            </w:r>
            <w:r>
              <w:rPr>
                <w:rFonts w:hint="eastAsia" w:ascii="微软雅黑" w:hAnsi="微软雅黑" w:eastAsia="微软雅黑" w:cs="Arial"/>
                <w:color w:val="FF0000"/>
                <w:kern w:val="0"/>
                <w:sz w:val="20"/>
                <w:szCs w:val="20"/>
                <w:lang w:val="en-GB"/>
              </w:rPr>
              <w:t>指标取值路径如下</w:t>
            </w:r>
            <w:commentRangeEnd w:id="27"/>
            <w:r>
              <w:rPr>
                <w:rStyle w:val="13"/>
              </w:rPr>
              <w:commentReference w:id="27"/>
            </w:r>
            <w:r>
              <w:rPr>
                <w:rFonts w:hint="eastAsia" w:ascii="微软雅黑" w:hAnsi="微软雅黑" w:eastAsia="微软雅黑" w:cs="Arial"/>
                <w:color w:val="FF0000"/>
                <w:kern w:val="0"/>
                <w:sz w:val="20"/>
                <w:szCs w:val="20"/>
                <w:lang w:val="en-GB"/>
              </w:rPr>
              <w:t>（a）creditReport.insolvercy.comment 和 （b）creditreport.additionalInsolvencies.comment 是吗，还有遗漏吗（如更正，帮忙添上类似如下路径图）?</w:t>
            </w:r>
          </w:p>
          <w:p w14:paraId="3930FC1C">
            <w:pPr>
              <w:pStyle w:val="14"/>
              <w:numPr>
                <w:ilvl w:val="0"/>
                <w:numId w:val="4"/>
              </w:numPr>
              <w:tabs>
                <w:tab w:val="left" w:pos="680"/>
              </w:tabs>
              <w:ind w:firstLineChars="0"/>
              <w:jc w:val="left"/>
              <w:rPr>
                <w:rFonts w:hint="eastAsia" w:ascii="微软雅黑" w:hAnsi="微软雅黑" w:eastAsia="微软雅黑"/>
                <w:color w:val="FF0000"/>
                <w:sz w:val="20"/>
                <w:szCs w:val="20"/>
              </w:rPr>
            </w:pPr>
            <w:r>
              <w:rPr>
                <w:rFonts w:hint="eastAsia" w:ascii="微软雅黑" w:hAnsi="微软雅黑" w:eastAsia="微软雅黑"/>
                <w:color w:val="538135"/>
                <w:sz w:val="20"/>
                <w:szCs w:val="20"/>
              </w:rPr>
              <w:t>除了以上两个路径有法律诉讼记录的信息，还有可能会出现在</w:t>
            </w:r>
            <w:r>
              <w:rPr>
                <w:rFonts w:ascii="微软雅黑" w:hAnsi="微软雅黑" w:eastAsia="微软雅黑"/>
                <w:color w:val="538135"/>
                <w:sz w:val="20"/>
                <w:szCs w:val="20"/>
              </w:rPr>
              <w:t>icon.creditReport.additionalComments</w:t>
            </w:r>
            <w:r>
              <w:rPr>
                <w:rFonts w:hint="eastAsia" w:ascii="微软雅黑" w:hAnsi="微软雅黑" w:eastAsia="微软雅黑"/>
                <w:color w:val="538135"/>
                <w:sz w:val="20"/>
                <w:szCs w:val="20"/>
              </w:rPr>
              <w:t>中，以文本描述语言的形式出现，该部分出现的样例如下：</w:t>
            </w:r>
            <w:r>
              <w:drawing>
                <wp:inline distT="0" distB="0" distL="0" distR="0">
                  <wp:extent cx="5273675" cy="1412240"/>
                  <wp:effectExtent l="0" t="0" r="3175" b="0"/>
                  <wp:docPr id="1046" name="Picture 1"/>
                  <wp:cNvGraphicFramePr/>
                  <a:graphic xmlns:a="http://schemas.openxmlformats.org/drawingml/2006/main">
                    <a:graphicData uri="http://schemas.openxmlformats.org/drawingml/2006/picture">
                      <pic:pic xmlns:pic="http://schemas.openxmlformats.org/drawingml/2006/picture">
                        <pic:nvPicPr>
                          <pic:cNvPr id="1046" name="Picture 1"/>
                          <pic:cNvPicPr/>
                        </pic:nvPicPr>
                        <pic:blipFill>
                          <a:blip r:embed="rId28" cstate="print"/>
                          <a:srcRect/>
                          <a:stretch>
                            <a:fillRect/>
                          </a:stretch>
                        </pic:blipFill>
                        <pic:spPr>
                          <a:xfrm>
                            <a:off x="0" y="0"/>
                            <a:ext cx="5273675" cy="1412240"/>
                          </a:xfrm>
                          <a:prstGeom prst="rect">
                            <a:avLst/>
                          </a:prstGeom>
                        </pic:spPr>
                      </pic:pic>
                    </a:graphicData>
                  </a:graphic>
                </wp:inline>
              </w:drawing>
            </w:r>
          </w:p>
          <w:p w14:paraId="0DD69292">
            <w:pPr>
              <w:pStyle w:val="14"/>
              <w:numPr>
                <w:ilvl w:val="0"/>
                <w:numId w:val="4"/>
              </w:numPr>
              <w:tabs>
                <w:tab w:val="left" w:pos="680"/>
              </w:tabs>
              <w:ind w:firstLine="400"/>
              <w:rPr>
                <w:rFonts w:hint="eastAsia" w:ascii="微软雅黑" w:hAnsi="微软雅黑" w:eastAsia="微软雅黑"/>
                <w:color w:val="538135"/>
                <w:sz w:val="20"/>
                <w:szCs w:val="20"/>
              </w:rPr>
            </w:pPr>
            <w:r>
              <w:rPr>
                <w:rFonts w:hint="eastAsia" w:ascii="微软雅黑" w:hAnsi="微软雅黑" w:eastAsia="微软雅黑"/>
                <w:color w:val="538135"/>
                <w:sz w:val="20"/>
                <w:szCs w:val="20"/>
              </w:rPr>
              <w:t>描述语言文本样例：Docket No.: 000XXXX-46.2021.8.16.0170\r\nPlaintiff: Município de Toledo/Pr \r\nCourt: TJPR · Toledo, PR\r\nAction: Active debt (TAX FORECLOSURE)\r\nStart date: 2021\r\n\r\nDocket No.: 001XXXX-67.2017.8.26.0590\r\nPlaintiff: Gilma Leia Souza Alves\r\nCourt: TJSP · São Vicente, SP\r\nAction: Civil - Affirmative / Negative covenant - LAW OF CIVIL PROCDURE \r\nStart date: 2017\r\n\r\nAmong others.\r\n\r\nWith regard to the legal records related to the subject, COFACE is not held responsible for confusions arising from publications by legal reports in reference to homonym names and/or any action or omission from publications of litigations arising thereof.\r\nThe legal records are not consulted with the concerned parties. To date, the claims may have been paid, finished or settled.</w:t>
            </w:r>
          </w:p>
          <w:p w14:paraId="7845C231">
            <w:pPr>
              <w:pStyle w:val="14"/>
              <w:tabs>
                <w:tab w:val="left" w:pos="680"/>
              </w:tabs>
              <w:ind w:left="340" w:firstLine="0" w:firstLineChars="0"/>
              <w:jc w:val="left"/>
              <w:rPr>
                <w:rFonts w:hint="eastAsia" w:ascii="微软雅黑" w:hAnsi="微软雅黑" w:eastAsia="微软雅黑"/>
                <w:color w:val="538135"/>
                <w:sz w:val="20"/>
                <w:szCs w:val="20"/>
              </w:rPr>
            </w:pPr>
          </w:p>
          <w:p w14:paraId="6EF452FB">
            <w:pPr>
              <w:pStyle w:val="14"/>
              <w:numPr>
                <w:ilvl w:val="0"/>
                <w:numId w:val="4"/>
              </w:numPr>
              <w:tabs>
                <w:tab w:val="left" w:pos="680"/>
              </w:tabs>
              <w:ind w:firstLineChars="0"/>
              <w:jc w:val="left"/>
              <w:rPr>
                <w:rFonts w:hint="eastAsia" w:ascii="微软雅黑" w:hAnsi="微软雅黑" w:eastAsia="微软雅黑"/>
                <w:color w:val="538135"/>
                <w:sz w:val="20"/>
                <w:szCs w:val="20"/>
              </w:rPr>
            </w:pPr>
            <w:r>
              <w:rPr>
                <w:rFonts w:hint="eastAsia" w:ascii="微软雅黑" w:hAnsi="微软雅黑" w:eastAsia="微软雅黑"/>
                <w:color w:val="538135"/>
                <w:sz w:val="20"/>
                <w:szCs w:val="20"/>
              </w:rPr>
              <w:t>描述语言出现在该部分的text.name中，待正式交付时Coface可提供全量的additionalComment节点中会出现的type.value和type.name的数据字典，现提供部分字典截图供参考</w:t>
            </w:r>
          </w:p>
          <w:p w14:paraId="0228FD20">
            <w:pPr>
              <w:pStyle w:val="14"/>
              <w:numPr>
                <w:ilvl w:val="0"/>
                <w:numId w:val="4"/>
              </w:numPr>
              <w:tabs>
                <w:tab w:val="left" w:pos="680"/>
              </w:tabs>
              <w:ind w:firstLineChars="0"/>
              <w:jc w:val="left"/>
              <w:rPr>
                <w:rFonts w:hint="eastAsia" w:ascii="微软雅黑" w:hAnsi="微软雅黑" w:eastAsia="微软雅黑"/>
                <w:color w:val="FF0000"/>
                <w:sz w:val="20"/>
                <w:szCs w:val="20"/>
              </w:rPr>
            </w:pPr>
            <w:r>
              <w:drawing>
                <wp:inline distT="0" distB="0" distL="0" distR="0">
                  <wp:extent cx="5273675" cy="1028700"/>
                  <wp:effectExtent l="0" t="0" r="3175" b="0"/>
                  <wp:docPr id="1047" name="Picture 1"/>
                  <wp:cNvGraphicFramePr/>
                  <a:graphic xmlns:a="http://schemas.openxmlformats.org/drawingml/2006/main">
                    <a:graphicData uri="http://schemas.openxmlformats.org/drawingml/2006/picture">
                      <pic:pic xmlns:pic="http://schemas.openxmlformats.org/drawingml/2006/picture">
                        <pic:nvPicPr>
                          <pic:cNvPr id="1047" name="Picture 1"/>
                          <pic:cNvPicPr/>
                        </pic:nvPicPr>
                        <pic:blipFill>
                          <a:blip r:embed="rId29" cstate="print"/>
                          <a:srcRect/>
                          <a:stretch>
                            <a:fillRect/>
                          </a:stretch>
                        </pic:blipFill>
                        <pic:spPr>
                          <a:xfrm>
                            <a:off x="0" y="0"/>
                            <a:ext cx="5273675" cy="1029334"/>
                          </a:xfrm>
                          <a:prstGeom prst="rect">
                            <a:avLst/>
                          </a:prstGeom>
                        </pic:spPr>
                      </pic:pic>
                    </a:graphicData>
                  </a:graphic>
                </wp:inline>
              </w:drawing>
            </w:r>
          </w:p>
          <w:p w14:paraId="28564891">
            <w:pPr>
              <w:pStyle w:val="14"/>
              <w:numPr>
                <w:ilvl w:val="0"/>
                <w:numId w:val="4"/>
              </w:numPr>
              <w:tabs>
                <w:tab w:val="left" w:pos="680"/>
              </w:tabs>
              <w:ind w:firstLineChars="0"/>
              <w:jc w:val="left"/>
              <w:rPr>
                <w:rFonts w:hint="eastAsia" w:ascii="微软雅黑" w:hAnsi="微软雅黑" w:eastAsia="微软雅黑"/>
                <w:color w:val="538135"/>
                <w:sz w:val="20"/>
                <w:szCs w:val="20"/>
              </w:rPr>
            </w:pPr>
            <w:r>
              <w:rPr>
                <w:rFonts w:hint="eastAsia" w:ascii="微软雅黑" w:hAnsi="微软雅黑" w:eastAsia="微软雅黑"/>
                <w:color w:val="538135"/>
                <w:sz w:val="20"/>
                <w:szCs w:val="20"/>
              </w:rPr>
              <w:t>在full report cee中有法律诉讼记录的取值路径除了上述路径，还有icon.creditReport.litigations.comment和icon.creditReport.litigationSummaries.comment</w:t>
            </w:r>
          </w:p>
          <w:p w14:paraId="7B69DD89">
            <w:pPr>
              <w:pStyle w:val="14"/>
              <w:numPr>
                <w:ilvl w:val="0"/>
                <w:numId w:val="4"/>
              </w:numPr>
              <w:tabs>
                <w:tab w:val="left" w:pos="680"/>
              </w:tabs>
              <w:ind w:firstLineChars="0"/>
              <w:jc w:val="left"/>
              <w:rPr>
                <w:rFonts w:hint="eastAsia" w:ascii="微软雅黑" w:hAnsi="微软雅黑" w:eastAsia="微软雅黑"/>
                <w:color w:val="FF0000"/>
                <w:sz w:val="20"/>
                <w:szCs w:val="20"/>
              </w:rPr>
            </w:pPr>
          </w:p>
          <w:p w14:paraId="6AA01B57">
            <w:pPr>
              <w:pStyle w:val="14"/>
              <w:numPr>
                <w:ilvl w:val="0"/>
                <w:numId w:val="4"/>
              </w:numPr>
              <w:tabs>
                <w:tab w:val="left" w:pos="680"/>
              </w:tabs>
              <w:ind w:left="680" w:firstLineChars="0"/>
              <w:jc w:val="left"/>
              <w:rPr>
                <w:rFonts w:hint="eastAsia" w:ascii="微软雅黑" w:hAnsi="微软雅黑" w:eastAsia="微软雅黑"/>
                <w:color w:val="FF0000"/>
                <w:sz w:val="20"/>
                <w:szCs w:val="20"/>
              </w:rPr>
            </w:pPr>
            <w:commentRangeStart w:id="28"/>
            <w:r>
              <w:rPr>
                <w:rFonts w:hint="eastAsia" w:ascii="微软雅黑" w:hAnsi="微软雅黑" w:eastAsia="微软雅黑" w:cs="Arial"/>
                <w:color w:val="FF0000"/>
                <w:kern w:val="0"/>
                <w:sz w:val="20"/>
                <w:szCs w:val="20"/>
                <w:lang w:val="en-GB"/>
              </w:rPr>
              <w:t>并取USD货币值，USD示例值如下,并把(a)+(b)所有出现Amount累加吗？</w:t>
            </w:r>
            <w:commentRangeEnd w:id="28"/>
            <w:r>
              <w:rPr>
                <w:rStyle w:val="13"/>
              </w:rPr>
              <w:commentReference w:id="28"/>
            </w:r>
          </w:p>
          <w:p w14:paraId="1B45BC90">
            <w:pPr>
              <w:pStyle w:val="14"/>
              <w:numPr>
                <w:ilvl w:val="0"/>
                <w:numId w:val="4"/>
              </w:numPr>
              <w:ind w:left="680" w:firstLineChars="0"/>
              <w:jc w:val="left"/>
              <w:rPr>
                <w:rFonts w:hint="eastAsia" w:ascii="微软雅黑" w:hAnsi="微软雅黑" w:eastAsia="微软雅黑"/>
                <w:color w:val="FF0000"/>
                <w:sz w:val="20"/>
                <w:szCs w:val="20"/>
              </w:rPr>
            </w:pPr>
            <w:r>
              <w:rPr>
                <w:rFonts w:hint="eastAsia" w:ascii="微软雅黑" w:hAnsi="微软雅黑" w:eastAsia="微软雅黑"/>
                <w:color w:val="FF0000"/>
                <w:sz w:val="20"/>
                <w:szCs w:val="20"/>
              </w:rPr>
              <w:t>JSON样例供参考：</w:t>
            </w:r>
          </w:p>
          <w:p w14:paraId="5D5F9FA0">
            <w:pPr>
              <w:ind w:left="420"/>
              <w:jc w:val="left"/>
              <w:rPr>
                <w:rFonts w:hint="eastAsia" w:ascii="微软雅黑" w:hAnsi="微软雅黑" w:eastAsia="微软雅黑"/>
                <w:color w:val="FF0000"/>
                <w:sz w:val="20"/>
                <w:szCs w:val="20"/>
              </w:rPr>
            </w:pPr>
            <w:r>
              <w:rPr>
                <w:rFonts w:ascii="微软雅黑" w:hAnsi="微软雅黑" w:eastAsia="微软雅黑"/>
                <w:color w:val="FF0000"/>
                <w:sz w:val="20"/>
                <w:szCs w:val="20"/>
              </w:rPr>
              <w:t>"additionalInsolvencies": {</w:t>
            </w:r>
          </w:p>
          <w:p w14:paraId="387BA99F">
            <w:pPr>
              <w:ind w:left="420"/>
            </w:pPr>
            <w:r>
              <w:t>"additionalInsolvencyList": [],</w:t>
            </w:r>
          </w:p>
          <w:p w14:paraId="7B271332">
            <w:pPr>
              <w:ind w:left="420"/>
            </w:pPr>
            <w:r>
              <w:t>"comment": "County Court Judgement\nDate: 2025-09-04\nCourt: Porto - Trib. Jud. Com. do Porto\n</w:t>
            </w:r>
            <w:r>
              <w:rPr>
                <w:b/>
                <w:bCs/>
                <w:color w:val="FF0000"/>
              </w:rPr>
              <w:t xml:space="preserve">Amount: </w:t>
            </w:r>
            <w:r>
              <w:rPr>
                <w:rFonts w:hint="eastAsia"/>
                <w:b/>
                <w:bCs/>
                <w:color w:val="FF0000"/>
              </w:rPr>
              <w:t xml:space="preserve">USD </w:t>
            </w:r>
            <w:r>
              <w:rPr>
                <w:b/>
                <w:bCs/>
                <w:color w:val="FF0000"/>
              </w:rPr>
              <w:t>15794402.78</w:t>
            </w:r>
            <w:r>
              <w:t>\nCase Number: 15175/25.8T8PRT\nDefendant Name: MOTA-ENGIL, SGPS SA\n\nCounty Court Judgement\nDate: 2021-02-08\nCourt: Porto - Trib. Jud. Com. do Porto\n</w:t>
            </w:r>
            <w:r>
              <w:rPr>
                <w:b/>
                <w:bCs/>
                <w:color w:val="FF0000"/>
              </w:rPr>
              <w:t xml:space="preserve">Amount: </w:t>
            </w:r>
            <w:r>
              <w:rPr>
                <w:rFonts w:hint="eastAsia"/>
                <w:b/>
                <w:bCs/>
                <w:color w:val="FF0000"/>
              </w:rPr>
              <w:t xml:space="preserve">USD </w:t>
            </w:r>
            <w:r>
              <w:rPr>
                <w:b/>
                <w:bCs/>
                <w:color w:val="FF0000"/>
              </w:rPr>
              <w:t>125819.68</w:t>
            </w:r>
            <w:r>
              <w:t>\nCase Number: 2284/21.1T8PRT\nDefendant Name: MOTA-ENGIL, SGPS SA"+U23</w:t>
            </w:r>
          </w:p>
          <w:p w14:paraId="25186E96">
            <w:pPr>
              <w:pStyle w:val="14"/>
              <w:numPr>
                <w:ilvl w:val="0"/>
                <w:numId w:val="4"/>
              </w:numPr>
              <w:tabs>
                <w:tab w:val="left" w:pos="680"/>
              </w:tabs>
              <w:ind w:firstLineChars="0"/>
              <w:jc w:val="left"/>
              <w:rPr>
                <w:rFonts w:hint="eastAsia" w:ascii="微软雅黑" w:hAnsi="微软雅黑" w:eastAsia="微软雅黑"/>
                <w:color w:val="FF0000"/>
                <w:sz w:val="20"/>
                <w:szCs w:val="20"/>
              </w:rPr>
            </w:pPr>
            <w:r>
              <w:rPr>
                <w:rFonts w:ascii="微软雅黑" w:hAnsi="微软雅黑" w:eastAsia="微软雅黑" w:cs="Arial"/>
                <w:color w:val="FF0000"/>
                <w:kern w:val="0"/>
                <w:sz w:val="20"/>
                <w:szCs w:val="20"/>
                <w:lang w:val="en-GB"/>
              </w:rPr>
              <w:drawing>
                <wp:inline distT="0" distB="0" distL="0" distR="0">
                  <wp:extent cx="4533900" cy="4102100"/>
                  <wp:effectExtent l="19050" t="19050" r="19050" b="12700"/>
                  <wp:docPr id="1048" name="图片 1"/>
                  <wp:cNvGraphicFramePr/>
                  <a:graphic xmlns:a="http://schemas.openxmlformats.org/drawingml/2006/main">
                    <a:graphicData uri="http://schemas.openxmlformats.org/drawingml/2006/picture">
                      <pic:pic xmlns:pic="http://schemas.openxmlformats.org/drawingml/2006/picture">
                        <pic:nvPicPr>
                          <pic:cNvPr id="1048" name="图片 1"/>
                          <pic:cNvPicPr/>
                        </pic:nvPicPr>
                        <pic:blipFill>
                          <a:blip r:embed="rId30" cstate="print"/>
                          <a:srcRect/>
                          <a:stretch>
                            <a:fillRect/>
                          </a:stretch>
                        </pic:blipFill>
                        <pic:spPr>
                          <a:xfrm>
                            <a:off x="0" y="0"/>
                            <a:ext cx="4534133" cy="4102311"/>
                          </a:xfrm>
                          <a:prstGeom prst="rect">
                            <a:avLst/>
                          </a:prstGeom>
                          <a:ln w="9525" cap="flat" cmpd="sng">
                            <a:solidFill>
                              <a:srgbClr val="7F7F7F"/>
                            </a:solidFill>
                            <a:prstDash val="solid"/>
                            <a:round/>
                          </a:ln>
                        </pic:spPr>
                      </pic:pic>
                    </a:graphicData>
                  </a:graphic>
                </wp:inline>
              </w:drawing>
            </w:r>
            <w:r>
              <w:rPr>
                <w:rFonts w:hint="eastAsia" w:ascii="微软雅黑" w:hAnsi="微软雅黑" w:eastAsia="微软雅黑"/>
                <w:color w:val="FF0000"/>
                <w:sz w:val="20"/>
                <w:szCs w:val="20"/>
              </w:rPr>
              <w:t>（a）</w:t>
            </w:r>
          </w:p>
          <w:p w14:paraId="35572910">
            <w:pPr>
              <w:pStyle w:val="14"/>
              <w:numPr>
                <w:ilvl w:val="0"/>
                <w:numId w:val="4"/>
              </w:numPr>
              <w:tabs>
                <w:tab w:val="left" w:pos="680"/>
              </w:tabs>
              <w:ind w:firstLineChars="0"/>
              <w:jc w:val="left"/>
              <w:rPr>
                <w:rFonts w:hint="eastAsia" w:ascii="微软雅黑" w:hAnsi="微软雅黑" w:eastAsia="微软雅黑"/>
                <w:color w:val="FF0000"/>
                <w:sz w:val="20"/>
                <w:szCs w:val="20"/>
              </w:rPr>
            </w:pPr>
            <w:r>
              <w:rPr>
                <w:rFonts w:ascii="微软雅黑" w:hAnsi="微软雅黑" w:eastAsia="微软雅黑"/>
                <w:color w:val="FF0000"/>
                <w:sz w:val="20"/>
                <w:szCs w:val="20"/>
              </w:rPr>
              <w:drawing>
                <wp:inline distT="0" distB="0" distL="0" distR="0">
                  <wp:extent cx="4159250" cy="1822450"/>
                  <wp:effectExtent l="19050" t="19050" r="12700" b="25400"/>
                  <wp:docPr id="1049" name="图片 1"/>
                  <wp:cNvGraphicFramePr/>
                  <a:graphic xmlns:a="http://schemas.openxmlformats.org/drawingml/2006/main">
                    <a:graphicData uri="http://schemas.openxmlformats.org/drawingml/2006/picture">
                      <pic:pic xmlns:pic="http://schemas.openxmlformats.org/drawingml/2006/picture">
                        <pic:nvPicPr>
                          <pic:cNvPr id="1049" name="图片 1"/>
                          <pic:cNvPicPr/>
                        </pic:nvPicPr>
                        <pic:blipFill>
                          <a:blip r:embed="rId31" cstate="print"/>
                          <a:srcRect/>
                          <a:stretch>
                            <a:fillRect/>
                          </a:stretch>
                        </pic:blipFill>
                        <pic:spPr>
                          <a:xfrm>
                            <a:off x="0" y="0"/>
                            <a:ext cx="4159464" cy="1822544"/>
                          </a:xfrm>
                          <a:prstGeom prst="rect">
                            <a:avLst/>
                          </a:prstGeom>
                          <a:ln w="9525" cap="flat" cmpd="sng">
                            <a:solidFill>
                              <a:srgbClr val="7F7F7F"/>
                            </a:solidFill>
                            <a:prstDash val="solid"/>
                            <a:round/>
                          </a:ln>
                        </pic:spPr>
                      </pic:pic>
                    </a:graphicData>
                  </a:graphic>
                </wp:inline>
              </w:drawing>
            </w:r>
            <w:r>
              <w:rPr>
                <w:rFonts w:hint="eastAsia" w:ascii="微软雅黑" w:hAnsi="微软雅黑" w:eastAsia="微软雅黑"/>
                <w:color w:val="FF0000"/>
                <w:sz w:val="20"/>
                <w:szCs w:val="20"/>
              </w:rPr>
              <w:t>（b）</w:t>
            </w:r>
          </w:p>
          <w:p w14:paraId="6BCF29F8">
            <w:pPr>
              <w:pStyle w:val="14"/>
              <w:numPr>
                <w:ilvl w:val="0"/>
                <w:numId w:val="4"/>
              </w:numPr>
              <w:ind w:firstLineChars="0"/>
              <w:jc w:val="left"/>
              <w:rPr>
                <w:rFonts w:hint="eastAsia" w:ascii="微软雅黑" w:hAnsi="微软雅黑" w:eastAsia="微软雅黑"/>
                <w:color w:val="000000"/>
                <w:sz w:val="20"/>
                <w:szCs w:val="20"/>
              </w:rPr>
            </w:pPr>
            <w:commentRangeStart w:id="29"/>
            <w:r>
              <w:rPr>
                <w:rFonts w:hint="eastAsia" w:ascii="微软雅黑" w:hAnsi="微软雅黑" w:eastAsia="微软雅黑" w:cs="Arial"/>
                <w:b/>
                <w:bCs/>
                <w:color w:val="C00000"/>
                <w:kern w:val="0"/>
                <w:sz w:val="20"/>
                <w:szCs w:val="20"/>
                <w:lang w:val="en-GB"/>
              </w:rPr>
              <w:t>(3)注册资本取值路径如下，</w:t>
            </w:r>
            <w:r>
              <w:rPr>
                <w:rFonts w:hint="eastAsia" w:ascii="微软雅黑" w:hAnsi="微软雅黑" w:eastAsia="微软雅黑" w:cs="Arial"/>
                <w:color w:val="C00000"/>
                <w:kern w:val="0"/>
                <w:sz w:val="20"/>
                <w:szCs w:val="20"/>
                <w:lang w:val="en-GB"/>
              </w:rPr>
              <w:t>是取</w:t>
            </w:r>
            <w:r>
              <w:rPr>
                <w:rFonts w:ascii="微软雅黑" w:hAnsi="微软雅黑" w:eastAsia="微软雅黑" w:cs="Arial"/>
                <w:color w:val="C00000"/>
                <w:kern w:val="0"/>
                <w:sz w:val="20"/>
                <w:szCs w:val="20"/>
                <w:lang w:val="en-GB"/>
              </w:rPr>
              <w:t xml:space="preserve">nominalCapitalAmount </w:t>
            </w:r>
            <w:r>
              <w:rPr>
                <w:rFonts w:hint="eastAsia" w:ascii="微软雅黑" w:hAnsi="微软雅黑" w:eastAsia="微软雅黑" w:cs="Arial"/>
                <w:color w:val="C00000"/>
                <w:kern w:val="0"/>
                <w:sz w:val="20"/>
                <w:szCs w:val="20"/>
                <w:lang w:val="en-GB"/>
              </w:rPr>
              <w:t>，</w:t>
            </w:r>
            <w:r>
              <w:rPr>
                <w:rFonts w:ascii="微软雅黑" w:hAnsi="微软雅黑" w:eastAsia="微软雅黑" w:cs="Arial"/>
                <w:color w:val="C00000"/>
                <w:kern w:val="0"/>
                <w:sz w:val="20"/>
                <w:szCs w:val="20"/>
                <w:lang w:val="en-GB"/>
              </w:rPr>
              <w:t xml:space="preserve">issuedCapitalAmount </w:t>
            </w:r>
            <w:r>
              <w:rPr>
                <w:rFonts w:hint="eastAsia" w:ascii="微软雅黑" w:hAnsi="微软雅黑" w:eastAsia="微软雅黑" w:cs="Arial"/>
                <w:color w:val="C00000"/>
                <w:kern w:val="0"/>
                <w:sz w:val="20"/>
                <w:szCs w:val="20"/>
                <w:lang w:val="en-GB"/>
              </w:rPr>
              <w:t>，</w:t>
            </w:r>
            <w:r>
              <w:rPr>
                <w:rFonts w:ascii="微软雅黑" w:hAnsi="微软雅黑" w:eastAsia="微软雅黑" w:cs="Arial"/>
                <w:color w:val="C00000"/>
                <w:kern w:val="0"/>
                <w:sz w:val="20"/>
                <w:szCs w:val="20"/>
                <w:lang w:val="en-GB"/>
              </w:rPr>
              <w:t xml:space="preserve">paidUpCapitalAmount </w:t>
            </w:r>
            <w:r>
              <w:rPr>
                <w:rFonts w:hint="eastAsia" w:ascii="微软雅黑" w:hAnsi="微软雅黑" w:eastAsia="微软雅黑" w:cs="Arial"/>
                <w:color w:val="C00000"/>
                <w:kern w:val="0"/>
                <w:sz w:val="20"/>
                <w:szCs w:val="20"/>
                <w:lang w:val="en-GB"/>
              </w:rPr>
              <w:t>三个的最大值，并且是本地货币，需要转换成USD？</w:t>
            </w:r>
            <w:commentRangeEnd w:id="29"/>
            <w:r>
              <w:rPr>
                <w:rStyle w:val="13"/>
              </w:rPr>
              <w:commentReference w:id="29"/>
            </w:r>
          </w:p>
          <w:p w14:paraId="058A0329">
            <w:pPr>
              <w:pStyle w:val="14"/>
              <w:ind w:left="340" w:firstLine="0" w:firstLineChars="0"/>
              <w:jc w:val="left"/>
              <w:rPr>
                <w:rFonts w:hint="eastAsia" w:ascii="微软雅黑" w:hAnsi="微软雅黑" w:eastAsia="微软雅黑"/>
                <w:color w:val="000000"/>
                <w:sz w:val="20"/>
                <w:szCs w:val="20"/>
              </w:rPr>
            </w:pPr>
            <w:r>
              <w:rPr>
                <w:rFonts w:ascii="微软雅黑" w:hAnsi="微软雅黑" w:eastAsia="微软雅黑"/>
                <w:color w:val="000000"/>
                <w:sz w:val="20"/>
                <w:szCs w:val="20"/>
              </w:rPr>
              <w:drawing>
                <wp:inline distT="0" distB="0" distL="0" distR="0">
                  <wp:extent cx="4845050" cy="4032250"/>
                  <wp:effectExtent l="19050" t="19050" r="12700" b="25400"/>
                  <wp:docPr id="1050" name="图片 1"/>
                  <wp:cNvGraphicFramePr/>
                  <a:graphic xmlns:a="http://schemas.openxmlformats.org/drawingml/2006/main">
                    <a:graphicData uri="http://schemas.openxmlformats.org/drawingml/2006/picture">
                      <pic:pic xmlns:pic="http://schemas.openxmlformats.org/drawingml/2006/picture">
                        <pic:nvPicPr>
                          <pic:cNvPr id="1050" name="图片 1"/>
                          <pic:cNvPicPr/>
                        </pic:nvPicPr>
                        <pic:blipFill>
                          <a:blip r:embed="rId32" cstate="print"/>
                          <a:srcRect/>
                          <a:stretch>
                            <a:fillRect/>
                          </a:stretch>
                        </pic:blipFill>
                        <pic:spPr>
                          <a:xfrm>
                            <a:off x="0" y="0"/>
                            <a:ext cx="4845299" cy="4032457"/>
                          </a:xfrm>
                          <a:prstGeom prst="rect">
                            <a:avLst/>
                          </a:prstGeom>
                          <a:ln w="9525" cap="flat" cmpd="sng">
                            <a:solidFill>
                              <a:srgbClr val="7F7F7F"/>
                            </a:solidFill>
                            <a:prstDash val="solid"/>
                            <a:round/>
                          </a:ln>
                        </pic:spPr>
                      </pic:pic>
                    </a:graphicData>
                  </a:graphic>
                </wp:inline>
              </w:drawing>
            </w:r>
          </w:p>
        </w:tc>
      </w:tr>
    </w:tbl>
    <w:p w14:paraId="39AD8921">
      <w:pPr>
        <w:rPr>
          <w:rFonts w:hint="eastAsia" w:ascii="微软雅黑" w:hAnsi="微软雅黑" w:eastAsia="微软雅黑"/>
          <w:color w:val="000000"/>
        </w:rPr>
      </w:pPr>
    </w:p>
    <w:p w14:paraId="51729120">
      <w:pPr>
        <w:rPr>
          <w:rFonts w:hint="eastAsia" w:ascii="微软雅黑" w:hAnsi="微软雅黑" w:eastAsia="微软雅黑"/>
          <w:color w:val="000000"/>
        </w:rPr>
      </w:pPr>
      <w:r>
        <w:rPr>
          <w:rFonts w:hint="eastAsia" w:ascii="微软雅黑" w:hAnsi="微软雅黑" w:eastAsia="微软雅黑"/>
          <w:color w:val="000000"/>
        </w:rPr>
        <w:t>以下是2026年4月7日Coface提供的字段路径和映射 ：</w:t>
      </w:r>
    </w:p>
    <w:tbl>
      <w:tblPr>
        <w:tblStyle w:val="8"/>
        <w:tblW w:w="5000" w:type="pct"/>
        <w:tblInd w:w="0" w:type="dxa"/>
        <w:tblLayout w:type="fixed"/>
        <w:tblCellMar>
          <w:top w:w="0" w:type="dxa"/>
          <w:left w:w="108" w:type="dxa"/>
          <w:bottom w:w="0" w:type="dxa"/>
          <w:right w:w="108" w:type="dxa"/>
        </w:tblCellMar>
      </w:tblPr>
      <w:tblGrid>
        <w:gridCol w:w="831"/>
        <w:gridCol w:w="1147"/>
        <w:gridCol w:w="1803"/>
        <w:gridCol w:w="2038"/>
        <w:gridCol w:w="2702"/>
      </w:tblGrid>
      <w:tr w14:paraId="48FA6EE4">
        <w:trPr>
          <w:trHeight w:val="820" w:hRule="atLeast"/>
        </w:trPr>
        <w:tc>
          <w:tcPr>
            <w:tcW w:w="5000" w:type="pct"/>
            <w:gridSpan w:val="5"/>
            <w:tcBorders>
              <w:top w:val="single" w:color="auto" w:sz="4" w:space="0"/>
              <w:left w:val="single" w:color="auto" w:sz="4" w:space="0"/>
              <w:bottom w:val="single" w:color="auto" w:sz="4" w:space="0"/>
              <w:right w:val="single" w:color="auto" w:sz="4" w:space="0"/>
            </w:tcBorders>
            <w:noWrap/>
          </w:tcPr>
          <w:p w14:paraId="3336662C">
            <w:pPr>
              <w:widowControl/>
              <w:jc w:val="left"/>
              <w:rPr>
                <w:rFonts w:ascii="Arial" w:hAnsi="Arial" w:cs="Arial"/>
                <w:color w:val="000000"/>
                <w:kern w:val="0"/>
                <w:sz w:val="22"/>
                <w:lang w:val="en-GB"/>
              </w:rPr>
            </w:pPr>
            <w:r>
              <w:rPr>
                <w:rFonts w:ascii="Arial" w:hAnsi="Arial" w:eastAsia="Times New Roman" w:cs="Arial"/>
                <w:color w:val="000000"/>
                <w:kern w:val="0"/>
                <w:sz w:val="22"/>
                <w:lang w:val="en-GB"/>
              </w:rPr>
              <w:t>‘https://developers.coface.com/docs-technical?sw=swaggerDATAAPI.yaml&amp;swl=ICON%20Data%20API#tag/Publication/operation/getAllPublications</w:t>
            </w:r>
          </w:p>
        </w:tc>
      </w:tr>
      <w:tr w14:paraId="36253541">
        <w:trPr>
          <w:trHeight w:val="280" w:hRule="atLeast"/>
        </w:trPr>
        <w:tc>
          <w:tcPr>
            <w:tcW w:w="5000" w:type="pct"/>
            <w:gridSpan w:val="5"/>
            <w:tcBorders>
              <w:top w:val="nil"/>
              <w:left w:val="single" w:color="auto" w:sz="4" w:space="0"/>
              <w:bottom w:val="single" w:color="auto" w:sz="4" w:space="0"/>
              <w:right w:val="single" w:color="auto" w:sz="4" w:space="0"/>
            </w:tcBorders>
            <w:noWrap/>
          </w:tcPr>
          <w:p w14:paraId="4A7CF08D">
            <w:pPr>
              <w:widowControl/>
              <w:jc w:val="left"/>
              <w:rPr>
                <w:rFonts w:ascii="Arial" w:hAnsi="Arial" w:eastAsia="Times New Roman" w:cs="Arial"/>
                <w:color w:val="000000"/>
                <w:kern w:val="0"/>
                <w:sz w:val="22"/>
                <w:lang w:val="en-GB"/>
              </w:rPr>
            </w:pPr>
            <w:r>
              <w:rPr>
                <w:rFonts w:ascii="宋体" w:hAnsi="宋体" w:eastAsia="宋体" w:cs="宋体"/>
                <w:b/>
                <w:bCs/>
                <w:color w:val="000000"/>
                <w:kern w:val="0"/>
                <w:sz w:val="22"/>
                <w:lang w:val="en-GB"/>
              </w:rPr>
              <w:t>接口名称</w:t>
            </w:r>
            <w:r>
              <w:rPr>
                <w:rFonts w:ascii="宋体" w:hAnsi="宋体" w:eastAsia="宋体" w:cs="宋体"/>
                <w:color w:val="000000"/>
                <w:kern w:val="0"/>
                <w:sz w:val="22"/>
                <w:lang w:val="en-GB"/>
              </w:rPr>
              <w:t>：</w:t>
            </w:r>
            <w:r>
              <w:rPr>
                <w:rFonts w:ascii="Arial" w:hAnsi="Arial" w:eastAsia="Times New Roman" w:cs="Arial"/>
                <w:color w:val="000000"/>
                <w:kern w:val="0"/>
                <w:sz w:val="22"/>
                <w:lang w:val="en-GB"/>
              </w:rPr>
              <w:t xml:space="preserve">ICON Data API &gt; Publications &gt; GET an emitted publication </w:t>
            </w:r>
            <w:r>
              <w:rPr>
                <w:rFonts w:ascii="宋体" w:hAnsi="宋体" w:eastAsia="宋体" w:cs="宋体"/>
                <w:color w:val="000000"/>
                <w:kern w:val="0"/>
                <w:sz w:val="22"/>
                <w:lang w:val="en-GB"/>
              </w:rPr>
              <w:t>（</w:t>
            </w:r>
            <w:r>
              <w:rPr>
                <w:rFonts w:ascii="Arial" w:hAnsi="Arial" w:eastAsia="Times New Roman" w:cs="Arial"/>
                <w:color w:val="000000"/>
                <w:kern w:val="0"/>
                <w:sz w:val="22"/>
                <w:lang w:val="en-GB"/>
              </w:rPr>
              <w:t>GET /publications) </w:t>
            </w:r>
          </w:p>
        </w:tc>
      </w:tr>
      <w:tr w14:paraId="2ACA31B0">
        <w:trPr>
          <w:trHeight w:val="750" w:hRule="atLeast"/>
        </w:trPr>
        <w:tc>
          <w:tcPr>
            <w:tcW w:w="488" w:type="pct"/>
            <w:tcBorders>
              <w:top w:val="nil"/>
              <w:left w:val="single" w:color="auto" w:sz="4" w:space="0"/>
              <w:bottom w:val="single" w:color="auto" w:sz="4" w:space="0"/>
              <w:right w:val="single" w:color="auto" w:sz="4" w:space="0"/>
            </w:tcBorders>
            <w:shd w:val="clear" w:color="000000" w:fill="DAE9F8"/>
          </w:tcPr>
          <w:p w14:paraId="4C78C4E5">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序号</w:t>
            </w:r>
          </w:p>
        </w:tc>
        <w:tc>
          <w:tcPr>
            <w:tcW w:w="673" w:type="pct"/>
            <w:tcBorders>
              <w:top w:val="nil"/>
              <w:left w:val="nil"/>
              <w:bottom w:val="single" w:color="auto" w:sz="4" w:space="0"/>
              <w:right w:val="single" w:color="auto" w:sz="4" w:space="0"/>
            </w:tcBorders>
            <w:shd w:val="clear" w:color="000000" w:fill="DAE9F8"/>
          </w:tcPr>
          <w:p w14:paraId="50266D91">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3</w:t>
            </w:r>
            <w:r>
              <w:rPr>
                <w:rFonts w:ascii="宋体" w:hAnsi="宋体" w:eastAsia="宋体" w:cs="宋体"/>
                <w:color w:val="000000"/>
                <w:kern w:val="0"/>
                <w:sz w:val="20"/>
                <w:szCs w:val="20"/>
                <w:lang w:val="en-GB"/>
              </w:rPr>
              <w:t>个</w:t>
            </w:r>
            <w:r>
              <w:rPr>
                <w:rFonts w:ascii="Arial" w:hAnsi="Arial" w:eastAsia="Times New Roman" w:cs="Arial"/>
                <w:color w:val="000000"/>
                <w:kern w:val="0"/>
                <w:sz w:val="20"/>
                <w:szCs w:val="20"/>
                <w:lang w:val="en-GB"/>
              </w:rPr>
              <w:t>Publication</w:t>
            </w:r>
            <w:r>
              <w:rPr>
                <w:rFonts w:ascii="宋体" w:hAnsi="宋体" w:eastAsia="宋体" w:cs="宋体"/>
                <w:color w:val="000000"/>
                <w:kern w:val="0"/>
                <w:sz w:val="20"/>
                <w:szCs w:val="20"/>
                <w:lang w:val="en-GB"/>
              </w:rPr>
              <w:t>报告指标</w:t>
            </w:r>
          </w:p>
        </w:tc>
        <w:tc>
          <w:tcPr>
            <w:tcW w:w="1058" w:type="pct"/>
            <w:tcBorders>
              <w:top w:val="nil"/>
              <w:left w:val="nil"/>
              <w:bottom w:val="single" w:color="auto" w:sz="4" w:space="0"/>
              <w:right w:val="single" w:color="auto" w:sz="4" w:space="0"/>
            </w:tcBorders>
            <w:shd w:val="clear" w:color="000000" w:fill="DAE9F8"/>
          </w:tcPr>
          <w:p w14:paraId="6D462E7D">
            <w:pPr>
              <w:widowControl/>
              <w:jc w:val="left"/>
              <w:rPr>
                <w:rFonts w:ascii="Arial" w:hAnsi="Arial" w:eastAsia="Times New Roman" w:cs="Arial"/>
                <w:color w:val="000000"/>
                <w:kern w:val="0"/>
                <w:sz w:val="20"/>
                <w:szCs w:val="20"/>
                <w:lang w:val="en-GB"/>
              </w:rPr>
            </w:pPr>
            <w:r>
              <w:rPr>
                <w:rFonts w:ascii="宋体" w:hAnsi="宋体" w:eastAsia="宋体" w:cs="宋体"/>
                <w:color w:val="000000"/>
                <w:kern w:val="0"/>
                <w:sz w:val="20"/>
                <w:szCs w:val="20"/>
                <w:lang w:val="en-GB"/>
              </w:rPr>
              <w:t>数据示例和货币</w:t>
            </w:r>
          </w:p>
        </w:tc>
        <w:tc>
          <w:tcPr>
            <w:tcW w:w="1196" w:type="pct"/>
            <w:tcBorders>
              <w:top w:val="nil"/>
              <w:left w:val="nil"/>
              <w:bottom w:val="single" w:color="auto" w:sz="4" w:space="0"/>
              <w:right w:val="single" w:color="auto" w:sz="4" w:space="0"/>
            </w:tcBorders>
            <w:shd w:val="clear" w:color="000000" w:fill="DAE9F8"/>
          </w:tcPr>
          <w:p w14:paraId="387250F2">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Coface</w:t>
            </w:r>
            <w:r>
              <w:rPr>
                <w:rFonts w:ascii="宋体" w:hAnsi="宋体" w:eastAsia="宋体" w:cs="宋体"/>
                <w:color w:val="000000"/>
                <w:kern w:val="0"/>
                <w:sz w:val="20"/>
                <w:szCs w:val="20"/>
                <w:lang w:val="en-GB"/>
              </w:rPr>
              <w:t>提供字段名</w:t>
            </w:r>
            <w:r>
              <w:rPr>
                <w:rFonts w:ascii="Arial" w:hAnsi="Arial" w:eastAsia="Times New Roman" w:cs="Arial"/>
                <w:color w:val="000000"/>
                <w:kern w:val="0"/>
                <w:sz w:val="20"/>
                <w:szCs w:val="20"/>
                <w:lang w:val="en-GB"/>
              </w:rPr>
              <w:br w:type="textWrapping"/>
            </w:r>
          </w:p>
        </w:tc>
        <w:tc>
          <w:tcPr>
            <w:tcW w:w="1585" w:type="pct"/>
            <w:tcBorders>
              <w:top w:val="nil"/>
              <w:left w:val="nil"/>
              <w:bottom w:val="single" w:color="auto" w:sz="4" w:space="0"/>
              <w:right w:val="single" w:color="auto" w:sz="4" w:space="0"/>
            </w:tcBorders>
            <w:shd w:val="clear" w:color="000000" w:fill="DAE9F8"/>
          </w:tcPr>
          <w:p w14:paraId="14981E2C">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Coface</w:t>
            </w:r>
            <w:r>
              <w:rPr>
                <w:rFonts w:ascii="宋体" w:hAnsi="宋体" w:eastAsia="宋体" w:cs="宋体"/>
                <w:color w:val="000000"/>
                <w:kern w:val="0"/>
                <w:sz w:val="20"/>
                <w:szCs w:val="20"/>
                <w:lang w:val="en-GB"/>
              </w:rPr>
              <w:t>提供的</w:t>
            </w:r>
            <w:r>
              <w:rPr>
                <w:rFonts w:ascii="Arial" w:hAnsi="Arial" w:eastAsia="Times New Roman" w:cs="Arial"/>
                <w:color w:val="000000"/>
                <w:kern w:val="0"/>
                <w:sz w:val="20"/>
                <w:szCs w:val="20"/>
                <w:lang w:val="en-GB"/>
              </w:rPr>
              <w:t>Json</w:t>
            </w:r>
            <w:r>
              <w:rPr>
                <w:rFonts w:ascii="宋体" w:hAnsi="宋体" w:eastAsia="宋体" w:cs="宋体"/>
                <w:color w:val="000000"/>
                <w:kern w:val="0"/>
                <w:sz w:val="20"/>
                <w:szCs w:val="20"/>
                <w:lang w:val="en-GB"/>
              </w:rPr>
              <w:t>路径到字段名</w:t>
            </w:r>
            <w:r>
              <w:rPr>
                <w:rFonts w:ascii="Arial" w:hAnsi="Arial" w:eastAsia="Times New Roman" w:cs="Arial"/>
                <w:color w:val="000000"/>
                <w:kern w:val="0"/>
                <w:sz w:val="20"/>
                <w:szCs w:val="20"/>
                <w:lang w:val="en-GB"/>
              </w:rPr>
              <w:br w:type="textWrapping"/>
            </w:r>
          </w:p>
        </w:tc>
      </w:tr>
      <w:tr w14:paraId="4D53BD0C">
        <w:trPr>
          <w:trHeight w:val="1740" w:hRule="atLeast"/>
        </w:trPr>
        <w:tc>
          <w:tcPr>
            <w:tcW w:w="488" w:type="pct"/>
            <w:tcBorders>
              <w:top w:val="nil"/>
              <w:left w:val="single" w:color="auto" w:sz="4" w:space="0"/>
              <w:bottom w:val="single" w:color="auto" w:sz="4" w:space="0"/>
              <w:right w:val="single" w:color="auto" w:sz="4" w:space="0"/>
            </w:tcBorders>
          </w:tcPr>
          <w:p w14:paraId="29E0ED27">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1</w:t>
            </w:r>
          </w:p>
        </w:tc>
        <w:tc>
          <w:tcPr>
            <w:tcW w:w="673" w:type="pct"/>
            <w:tcBorders>
              <w:top w:val="nil"/>
              <w:left w:val="nil"/>
              <w:bottom w:val="single" w:color="auto" w:sz="4" w:space="0"/>
              <w:right w:val="single" w:color="auto" w:sz="4" w:space="0"/>
            </w:tcBorders>
          </w:tcPr>
          <w:p w14:paraId="34F6BE32">
            <w:pPr>
              <w:widowControl/>
              <w:jc w:val="left"/>
              <w:rPr>
                <w:rFonts w:hint="eastAsia" w:ascii="微软雅黑" w:hAnsi="微软雅黑" w:eastAsia="微软雅黑" w:cs="Arial"/>
                <w:b/>
                <w:bCs/>
                <w:color w:val="000000"/>
                <w:kern w:val="0"/>
                <w:sz w:val="20"/>
                <w:szCs w:val="20"/>
                <w:lang w:val="en-GB"/>
              </w:rPr>
            </w:pPr>
            <w:r>
              <w:rPr>
                <w:rFonts w:hint="eastAsia" w:ascii="微软雅黑" w:hAnsi="微软雅黑" w:eastAsia="微软雅黑" w:cs="Arial"/>
                <w:b/>
                <w:bCs/>
                <w:color w:val="000000"/>
                <w:kern w:val="0"/>
                <w:sz w:val="20"/>
                <w:szCs w:val="20"/>
                <w:lang w:val="en-GB"/>
              </w:rPr>
              <w:t>注册资本</w:t>
            </w:r>
          </w:p>
        </w:tc>
        <w:tc>
          <w:tcPr>
            <w:tcW w:w="1058" w:type="pct"/>
            <w:tcBorders>
              <w:top w:val="nil"/>
              <w:left w:val="nil"/>
              <w:bottom w:val="single" w:color="auto" w:sz="4" w:space="0"/>
              <w:right w:val="single" w:color="auto" w:sz="4" w:space="0"/>
            </w:tcBorders>
          </w:tcPr>
          <w:p w14:paraId="78EB5383">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kern w:val="0"/>
                <w:sz w:val="20"/>
                <w:szCs w:val="20"/>
                <w:lang w:val="en-GB"/>
              </w:rPr>
              <w:t>40000000 (THB) -本地货币</w:t>
            </w:r>
          </w:p>
        </w:tc>
        <w:tc>
          <w:tcPr>
            <w:tcW w:w="1196" w:type="pct"/>
            <w:tcBorders>
              <w:top w:val="nil"/>
              <w:left w:val="nil"/>
              <w:bottom w:val="single" w:color="auto" w:sz="4" w:space="0"/>
              <w:right w:val="single" w:color="auto" w:sz="4" w:space="0"/>
            </w:tcBorders>
          </w:tcPr>
          <w:p w14:paraId="76EFB023">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sz w:val="20"/>
                <w:szCs w:val="20"/>
              </w:rPr>
              <w:t>nominalCapitalAmount (nominalCapitalCurrency)/issuedCapitalAmount (issuedCapitalCurrency)/paidUpCapitalAmount (paidUpCapitalCashCurrency)</w:t>
            </w:r>
            <w:r>
              <w:rPr>
                <w:rFonts w:hint="eastAsia" w:ascii="微软雅黑" w:hAnsi="微软雅黑" w:eastAsia="微软雅黑" w:cs="Arial"/>
                <w:color w:val="000000"/>
                <w:sz w:val="20"/>
                <w:szCs w:val="20"/>
              </w:rPr>
              <w:br w:type="textWrapping"/>
            </w:r>
          </w:p>
        </w:tc>
        <w:tc>
          <w:tcPr>
            <w:tcW w:w="1585" w:type="pct"/>
            <w:tcBorders>
              <w:top w:val="nil"/>
              <w:left w:val="nil"/>
              <w:bottom w:val="single" w:color="auto" w:sz="4" w:space="0"/>
              <w:right w:val="single" w:color="auto" w:sz="4" w:space="0"/>
            </w:tcBorders>
          </w:tcPr>
          <w:p w14:paraId="6445301D">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sz w:val="20"/>
                <w:szCs w:val="20"/>
              </w:rPr>
              <w:t>JSON.icon.creditReport.shareCapital.nominalCapitalAmount</w:t>
            </w:r>
            <w:r>
              <w:rPr>
                <w:rFonts w:hint="eastAsia" w:ascii="微软雅黑" w:hAnsi="微软雅黑" w:eastAsia="微软雅黑" w:cs="Arial"/>
                <w:color w:val="000000"/>
                <w:sz w:val="20"/>
                <w:szCs w:val="20"/>
              </w:rPr>
              <w:br w:type="textWrapping"/>
            </w:r>
          </w:p>
        </w:tc>
      </w:tr>
      <w:tr w14:paraId="31A71A9C">
        <w:trPr>
          <w:trHeight w:val="870" w:hRule="atLeast"/>
        </w:trPr>
        <w:tc>
          <w:tcPr>
            <w:tcW w:w="488" w:type="pct"/>
            <w:tcBorders>
              <w:top w:val="nil"/>
              <w:left w:val="single" w:color="auto" w:sz="4" w:space="0"/>
              <w:bottom w:val="single" w:color="auto" w:sz="4" w:space="0"/>
              <w:right w:val="single" w:color="auto" w:sz="4" w:space="0"/>
            </w:tcBorders>
          </w:tcPr>
          <w:p w14:paraId="20886082">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2</w:t>
            </w:r>
          </w:p>
        </w:tc>
        <w:tc>
          <w:tcPr>
            <w:tcW w:w="673" w:type="pct"/>
            <w:tcBorders>
              <w:top w:val="nil"/>
              <w:left w:val="nil"/>
              <w:bottom w:val="single" w:color="auto" w:sz="4" w:space="0"/>
              <w:right w:val="single" w:color="auto" w:sz="4" w:space="0"/>
            </w:tcBorders>
          </w:tcPr>
          <w:p w14:paraId="2AEB2B54">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b/>
                <w:bCs/>
                <w:color w:val="000000"/>
                <w:kern w:val="0"/>
                <w:sz w:val="20"/>
                <w:szCs w:val="20"/>
                <w:lang w:val="en-GB"/>
              </w:rPr>
              <w:t>从业年限</w:t>
            </w:r>
          </w:p>
        </w:tc>
        <w:tc>
          <w:tcPr>
            <w:tcW w:w="1058" w:type="pct"/>
            <w:tcBorders>
              <w:top w:val="nil"/>
              <w:left w:val="nil"/>
              <w:bottom w:val="single" w:color="auto" w:sz="4" w:space="0"/>
              <w:right w:val="single" w:color="auto" w:sz="4" w:space="0"/>
            </w:tcBorders>
          </w:tcPr>
          <w:p w14:paraId="1AE9EFAA">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kern w:val="0"/>
                <w:sz w:val="20"/>
                <w:szCs w:val="20"/>
                <w:lang w:val="en-GB"/>
              </w:rPr>
              <w:t>19960731</w:t>
            </w:r>
          </w:p>
        </w:tc>
        <w:tc>
          <w:tcPr>
            <w:tcW w:w="1196" w:type="pct"/>
            <w:tcBorders>
              <w:top w:val="nil"/>
              <w:left w:val="nil"/>
              <w:bottom w:val="single" w:color="auto" w:sz="4" w:space="0"/>
              <w:right w:val="single" w:color="auto" w:sz="4" w:space="0"/>
            </w:tcBorders>
          </w:tcPr>
          <w:p w14:paraId="1B9BFE70">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sz w:val="20"/>
                <w:szCs w:val="20"/>
              </w:rPr>
              <w:t>registration.date</w:t>
            </w:r>
            <w:r>
              <w:rPr>
                <w:rFonts w:hint="eastAsia" w:ascii="微软雅黑" w:hAnsi="微软雅黑" w:eastAsia="微软雅黑" w:cs="Arial"/>
                <w:color w:val="000000"/>
                <w:sz w:val="20"/>
                <w:szCs w:val="20"/>
              </w:rPr>
              <w:br w:type="textWrapping"/>
            </w:r>
          </w:p>
        </w:tc>
        <w:tc>
          <w:tcPr>
            <w:tcW w:w="1585" w:type="pct"/>
            <w:tcBorders>
              <w:top w:val="nil"/>
              <w:left w:val="nil"/>
              <w:bottom w:val="single" w:color="auto" w:sz="4" w:space="0"/>
              <w:right w:val="single" w:color="auto" w:sz="4" w:space="0"/>
            </w:tcBorders>
          </w:tcPr>
          <w:p w14:paraId="4A7CD292">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sz w:val="20"/>
                <w:szCs w:val="20"/>
              </w:rPr>
              <w:t>JSON.icon.creditReport.company.registration.date</w:t>
            </w:r>
            <w:r>
              <w:rPr>
                <w:rFonts w:hint="eastAsia" w:ascii="微软雅黑" w:hAnsi="微软雅黑" w:eastAsia="微软雅黑" w:cs="Arial"/>
                <w:color w:val="000000"/>
                <w:sz w:val="20"/>
                <w:szCs w:val="20"/>
              </w:rPr>
              <w:br w:type="textWrapping"/>
            </w:r>
          </w:p>
        </w:tc>
      </w:tr>
      <w:tr w14:paraId="7ECC4F36">
        <w:trPr>
          <w:trHeight w:val="1450" w:hRule="atLeast"/>
        </w:trPr>
        <w:tc>
          <w:tcPr>
            <w:tcW w:w="488" w:type="pct"/>
            <w:tcBorders>
              <w:top w:val="nil"/>
              <w:left w:val="single" w:color="auto" w:sz="4" w:space="0"/>
              <w:bottom w:val="single" w:color="auto" w:sz="4" w:space="0"/>
              <w:right w:val="single" w:color="auto" w:sz="4" w:space="0"/>
            </w:tcBorders>
          </w:tcPr>
          <w:p w14:paraId="72B497E7">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3</w:t>
            </w:r>
          </w:p>
        </w:tc>
        <w:tc>
          <w:tcPr>
            <w:tcW w:w="673" w:type="pct"/>
            <w:tcBorders>
              <w:top w:val="nil"/>
              <w:left w:val="nil"/>
              <w:bottom w:val="single" w:color="auto" w:sz="4" w:space="0"/>
              <w:right w:val="single" w:color="auto" w:sz="4" w:space="0"/>
            </w:tcBorders>
            <w:shd w:val="clear" w:color="000000" w:fill="FFFFFF"/>
          </w:tcPr>
          <w:p w14:paraId="153472D4">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kern w:val="0"/>
                <w:sz w:val="20"/>
                <w:szCs w:val="20"/>
                <w:lang w:val="en-GB"/>
              </w:rPr>
              <w:t>诉讼记录-取有诉讼下的</w:t>
            </w:r>
            <w:r>
              <w:rPr>
                <w:rFonts w:hint="eastAsia" w:ascii="微软雅黑" w:hAnsi="微软雅黑" w:eastAsia="微软雅黑" w:cs="Arial"/>
                <w:b/>
                <w:bCs/>
                <w:color w:val="000000"/>
                <w:kern w:val="0"/>
                <w:sz w:val="20"/>
                <w:szCs w:val="20"/>
                <w:lang w:val="en-GB"/>
              </w:rPr>
              <w:t>债权标的金额</w:t>
            </w:r>
          </w:p>
        </w:tc>
        <w:tc>
          <w:tcPr>
            <w:tcW w:w="1058" w:type="pct"/>
            <w:tcBorders>
              <w:top w:val="nil"/>
              <w:left w:val="nil"/>
              <w:bottom w:val="single" w:color="auto" w:sz="4" w:space="0"/>
              <w:right w:val="single" w:color="auto" w:sz="4" w:space="0"/>
            </w:tcBorders>
          </w:tcPr>
          <w:p w14:paraId="1825F6E0">
            <w:pPr>
              <w:widowControl/>
              <w:jc w:val="left"/>
              <w:rPr>
                <w:rFonts w:ascii="Arial" w:hAnsi="Arial" w:eastAsia="Times New Roman" w:cs="Arial"/>
                <w:color w:val="000000"/>
                <w:kern w:val="0"/>
                <w:sz w:val="20"/>
                <w:szCs w:val="20"/>
                <w:lang w:val="en-GB"/>
              </w:rPr>
            </w:pPr>
            <w:r>
              <w:rPr>
                <w:rFonts w:ascii="Arial" w:hAnsi="Arial" w:eastAsia="Times New Roman" w:cs="Arial"/>
                <w:color w:val="000000"/>
                <w:kern w:val="0"/>
                <w:sz w:val="20"/>
                <w:szCs w:val="20"/>
                <w:lang w:val="en-GB"/>
              </w:rPr>
              <w:t>8000000</w:t>
            </w:r>
            <w:r>
              <w:rPr>
                <w:rFonts w:ascii="宋体" w:hAnsi="宋体" w:eastAsia="宋体" w:cs="宋体"/>
                <w:color w:val="000000"/>
                <w:kern w:val="0"/>
                <w:sz w:val="20"/>
                <w:szCs w:val="20"/>
                <w:lang w:val="en-GB"/>
              </w:rPr>
              <w:t>（</w:t>
            </w:r>
            <w:r>
              <w:rPr>
                <w:rFonts w:ascii="Arial" w:hAnsi="Arial" w:eastAsia="Times New Roman" w:cs="Arial"/>
                <w:color w:val="000000"/>
                <w:kern w:val="0"/>
                <w:sz w:val="20"/>
                <w:szCs w:val="20"/>
                <w:lang w:val="en-GB"/>
              </w:rPr>
              <w:t>USD</w:t>
            </w:r>
            <w:r>
              <w:rPr>
                <w:rFonts w:ascii="宋体" w:hAnsi="宋体" w:eastAsia="宋体" w:cs="宋体"/>
                <w:color w:val="000000"/>
                <w:kern w:val="0"/>
                <w:sz w:val="20"/>
                <w:szCs w:val="20"/>
                <w:lang w:val="en-GB"/>
              </w:rPr>
              <w:t>）</w:t>
            </w:r>
            <w:r>
              <w:rPr>
                <w:rFonts w:ascii="Arial" w:hAnsi="Arial" w:eastAsia="Times New Roman" w:cs="Arial"/>
                <w:color w:val="000000"/>
                <w:kern w:val="0"/>
                <w:sz w:val="20"/>
                <w:szCs w:val="20"/>
                <w:lang w:val="en-GB"/>
              </w:rPr>
              <w:t>-</w:t>
            </w:r>
            <w:r>
              <w:rPr>
                <w:rFonts w:ascii="宋体" w:hAnsi="宋体" w:eastAsia="宋体" w:cs="宋体"/>
                <w:color w:val="000000"/>
                <w:kern w:val="0"/>
                <w:sz w:val="20"/>
                <w:szCs w:val="20"/>
                <w:lang w:val="en-GB"/>
              </w:rPr>
              <w:t>美元</w:t>
            </w:r>
          </w:p>
        </w:tc>
        <w:tc>
          <w:tcPr>
            <w:tcW w:w="1196" w:type="pct"/>
            <w:tcBorders>
              <w:top w:val="nil"/>
              <w:left w:val="nil"/>
              <w:bottom w:val="single" w:color="auto" w:sz="4" w:space="0"/>
              <w:right w:val="single" w:color="auto" w:sz="4" w:space="0"/>
            </w:tcBorders>
          </w:tcPr>
          <w:p w14:paraId="037CAA46">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sz w:val="20"/>
                <w:szCs w:val="20"/>
              </w:rPr>
              <w:t>additionalInsolvencyList</w:t>
            </w:r>
          </w:p>
        </w:tc>
        <w:tc>
          <w:tcPr>
            <w:tcW w:w="1585" w:type="pct"/>
            <w:tcBorders>
              <w:top w:val="nil"/>
              <w:left w:val="nil"/>
              <w:bottom w:val="single" w:color="auto" w:sz="4" w:space="0"/>
              <w:right w:val="single" w:color="auto" w:sz="4" w:space="0"/>
            </w:tcBorders>
          </w:tcPr>
          <w:p w14:paraId="609CEA10">
            <w:pPr>
              <w:widowControl/>
              <w:jc w:val="left"/>
              <w:rPr>
                <w:rFonts w:hint="eastAsia" w:ascii="微软雅黑" w:hAnsi="微软雅黑" w:eastAsia="微软雅黑" w:cs="Arial"/>
                <w:color w:val="000000"/>
                <w:kern w:val="0"/>
                <w:sz w:val="20"/>
                <w:szCs w:val="20"/>
                <w:lang w:val="en-GB"/>
              </w:rPr>
            </w:pPr>
            <w:r>
              <w:rPr>
                <w:rFonts w:hint="eastAsia" w:ascii="微软雅黑" w:hAnsi="微软雅黑" w:eastAsia="微软雅黑" w:cs="Arial"/>
                <w:color w:val="000000"/>
                <w:sz w:val="20"/>
                <w:szCs w:val="20"/>
              </w:rPr>
              <w:t>JSON.icon.creditReport.insolvency.solvencyList</w:t>
            </w:r>
            <w:r>
              <w:rPr>
                <w:rFonts w:hint="eastAsia" w:ascii="微软雅黑" w:hAnsi="微软雅黑" w:eastAsia="微软雅黑" w:cs="Arial"/>
                <w:color w:val="000000"/>
                <w:sz w:val="20"/>
                <w:szCs w:val="20"/>
              </w:rPr>
              <w:br w:type="textWrapping"/>
            </w:r>
            <w:r>
              <w:rPr>
                <w:rFonts w:hint="eastAsia" w:ascii="微软雅黑" w:hAnsi="微软雅黑" w:eastAsia="微软雅黑" w:cs="Arial"/>
                <w:color w:val="000000"/>
                <w:sz w:val="20"/>
                <w:szCs w:val="20"/>
              </w:rPr>
              <w:t>JSON.icon.creditReport.additionalInsolvencies.additionalInsolvencyList</w:t>
            </w:r>
            <w:r>
              <w:rPr>
                <w:rFonts w:hint="eastAsia" w:ascii="微软雅黑" w:hAnsi="微软雅黑" w:eastAsia="微软雅黑" w:cs="Arial"/>
                <w:color w:val="000000"/>
                <w:sz w:val="20"/>
                <w:szCs w:val="20"/>
              </w:rPr>
              <w:br w:type="textWrapping"/>
            </w:r>
            <w:r>
              <w:rPr>
                <w:rFonts w:hint="eastAsia" w:ascii="微软雅黑" w:hAnsi="微软雅黑" w:eastAsia="微软雅黑" w:cs="Arial"/>
                <w:color w:val="000000"/>
                <w:sz w:val="20"/>
                <w:szCs w:val="20"/>
              </w:rPr>
              <w:t>JSON.icon.creditReport.litigations</w:t>
            </w:r>
          </w:p>
        </w:tc>
      </w:tr>
    </w:tbl>
    <w:p w14:paraId="7F07BDEE">
      <w:pPr>
        <w:rPr>
          <w:rFonts w:hint="eastAsia" w:ascii="微软雅黑" w:hAnsi="微软雅黑" w:eastAsia="微软雅黑"/>
          <w:color w:val="000000"/>
          <w:lang w:val="en-GB"/>
        </w:rPr>
      </w:pPr>
    </w:p>
    <w:p w14:paraId="670E4247">
      <w:pPr>
        <w:rPr>
          <w:rFonts w:hint="eastAsia" w:ascii="微软雅黑" w:hAnsi="微软雅黑" w:eastAsia="微软雅黑"/>
          <w:color w:val="000000"/>
          <w:lang w:val="en-GB"/>
        </w:rPr>
      </w:pPr>
    </w:p>
    <w:p w14:paraId="21E1A897">
      <w:pPr>
        <w:rPr>
          <w:rFonts w:hint="eastAsia" w:ascii="微软雅黑" w:hAnsi="微软雅黑" w:eastAsia="微软雅黑"/>
          <w:color w:val="000000"/>
          <w:lang w:val="en-GB"/>
        </w:rPr>
      </w:pPr>
    </w:p>
    <w:p w14:paraId="4FAF0F33">
      <w:pPr>
        <w:pStyle w:val="14"/>
        <w:numPr>
          <w:ilvl w:val="0"/>
          <w:numId w:val="2"/>
        </w:numPr>
        <w:spacing w:before="380" w:after="140" w:line="288" w:lineRule="auto"/>
        <w:ind w:firstLineChars="0"/>
        <w:jc w:val="left"/>
        <w:outlineLvl w:val="0"/>
        <w:rPr>
          <w:rFonts w:hint="eastAsia" w:ascii="微软雅黑" w:hAnsi="微软雅黑" w:eastAsia="微软雅黑" w:cs="Arial"/>
          <w:b/>
          <w:sz w:val="36"/>
        </w:rPr>
      </w:pPr>
      <w:r>
        <w:rPr>
          <w:rFonts w:ascii="微软雅黑" w:hAnsi="微软雅黑" w:eastAsia="微软雅黑" w:cs="Arial"/>
          <w:b/>
          <w:sz w:val="36"/>
        </w:rPr>
        <w:t>附录：</w:t>
      </w:r>
      <w:r>
        <w:rPr>
          <w:rFonts w:hint="eastAsia" w:ascii="微软雅黑" w:hAnsi="微软雅黑" w:eastAsia="微软雅黑" w:cs="Arial"/>
          <w:b/>
          <w:sz w:val="36"/>
        </w:rPr>
        <w:t>API接口分析</w:t>
      </w:r>
      <w:r>
        <w:rPr>
          <w:rFonts w:ascii="微软雅黑" w:hAnsi="微软雅黑" w:eastAsia="微软雅黑" w:cs="Arial"/>
          <w:b/>
          <w:sz w:val="36"/>
        </w:rPr>
        <w:t>输入文档</w:t>
      </w:r>
    </w:p>
    <w:tbl>
      <w:tblPr>
        <w:tblStyle w:val="18"/>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22"/>
        <w:gridCol w:w="1166"/>
        <w:gridCol w:w="2477"/>
        <w:gridCol w:w="4156"/>
      </w:tblGrid>
      <w:tr w14:paraId="2D1BA8DC">
        <w:tc>
          <w:tcPr>
            <w:tcW w:w="424" w:type="pct"/>
            <w:shd w:val="clear" w:color="auto" w:fill="FFFFFF"/>
          </w:tcPr>
          <w:p w14:paraId="09E6F3EB">
            <w:pPr>
              <w:spacing w:before="120" w:after="120" w:line="288" w:lineRule="auto"/>
              <w:jc w:val="left"/>
              <w:rPr>
                <w:rFonts w:hint="eastAsia" w:ascii="微软雅黑" w:hAnsi="微软雅黑" w:eastAsia="微软雅黑"/>
              </w:rPr>
            </w:pPr>
            <w:r>
              <w:rPr>
                <w:rFonts w:ascii="微软雅黑" w:hAnsi="微软雅黑" w:eastAsia="微软雅黑"/>
              </w:rPr>
              <w:t>序号</w:t>
            </w:r>
          </w:p>
        </w:tc>
        <w:tc>
          <w:tcPr>
            <w:tcW w:w="684" w:type="pct"/>
            <w:shd w:val="clear" w:color="auto" w:fill="FFFFFF"/>
          </w:tcPr>
          <w:p w14:paraId="7C28306B">
            <w:pPr>
              <w:spacing w:before="120" w:after="120" w:line="288" w:lineRule="auto"/>
              <w:jc w:val="left"/>
              <w:rPr>
                <w:rFonts w:hint="eastAsia" w:ascii="微软雅黑" w:hAnsi="微软雅黑" w:eastAsia="微软雅黑"/>
              </w:rPr>
            </w:pPr>
            <w:r>
              <w:rPr>
                <w:rFonts w:ascii="微软雅黑" w:hAnsi="微软雅黑" w:eastAsia="微软雅黑"/>
              </w:rPr>
              <w:t>分类</w:t>
            </w:r>
          </w:p>
        </w:tc>
        <w:tc>
          <w:tcPr>
            <w:tcW w:w="1453" w:type="pct"/>
            <w:shd w:val="clear" w:color="auto" w:fill="FFFFFF"/>
          </w:tcPr>
          <w:p w14:paraId="2CD685F6">
            <w:pPr>
              <w:spacing w:before="120" w:after="120" w:line="288" w:lineRule="auto"/>
              <w:jc w:val="left"/>
              <w:rPr>
                <w:rFonts w:hint="eastAsia" w:ascii="微软雅黑" w:hAnsi="微软雅黑" w:eastAsia="微软雅黑"/>
              </w:rPr>
            </w:pPr>
            <w:r>
              <w:rPr>
                <w:rFonts w:ascii="微软雅黑" w:hAnsi="微软雅黑" w:eastAsia="微软雅黑"/>
              </w:rPr>
              <w:t>文档说明</w:t>
            </w:r>
          </w:p>
        </w:tc>
        <w:tc>
          <w:tcPr>
            <w:tcW w:w="2439" w:type="pct"/>
            <w:shd w:val="clear" w:color="auto" w:fill="FFFFFF"/>
          </w:tcPr>
          <w:p w14:paraId="3CDE0968">
            <w:pPr>
              <w:spacing w:before="120" w:after="120" w:line="288" w:lineRule="auto"/>
              <w:jc w:val="left"/>
              <w:rPr>
                <w:rFonts w:hint="eastAsia" w:ascii="微软雅黑" w:hAnsi="微软雅黑" w:eastAsia="微软雅黑"/>
              </w:rPr>
            </w:pPr>
            <w:r>
              <w:rPr>
                <w:rFonts w:ascii="微软雅黑" w:hAnsi="微软雅黑" w:eastAsia="微软雅黑"/>
              </w:rPr>
              <w:t>文档</w:t>
            </w:r>
            <w:r>
              <w:rPr>
                <w:rFonts w:hint="eastAsia" w:ascii="微软雅黑" w:hAnsi="微软雅黑" w:eastAsia="微软雅黑"/>
              </w:rPr>
              <w:t>名称</w:t>
            </w:r>
          </w:p>
        </w:tc>
      </w:tr>
      <w:tr w14:paraId="3504C7C4">
        <w:tc>
          <w:tcPr>
            <w:tcW w:w="424" w:type="pct"/>
            <w:shd w:val="clear" w:color="auto" w:fill="FFFFFF"/>
          </w:tcPr>
          <w:p w14:paraId="1929BDBE">
            <w:pPr>
              <w:spacing w:before="120" w:after="120" w:line="288" w:lineRule="auto"/>
              <w:jc w:val="left"/>
              <w:rPr>
                <w:rFonts w:hint="eastAsia" w:ascii="微软雅黑" w:hAnsi="微软雅黑" w:eastAsia="微软雅黑"/>
                <w:b w:val="0"/>
                <w:sz w:val="20"/>
              </w:rPr>
            </w:pPr>
            <w:r>
              <w:rPr>
                <w:rFonts w:hint="eastAsia" w:ascii="微软雅黑" w:hAnsi="微软雅黑" w:eastAsia="微软雅黑"/>
                <w:b w:val="0"/>
                <w:sz w:val="20"/>
              </w:rPr>
              <w:t>1</w:t>
            </w:r>
          </w:p>
        </w:tc>
        <w:tc>
          <w:tcPr>
            <w:tcW w:w="684" w:type="pct"/>
            <w:shd w:val="clear" w:color="auto" w:fill="FFFFFF"/>
          </w:tcPr>
          <w:p w14:paraId="7160CFE0">
            <w:pPr>
              <w:spacing w:before="120" w:after="120" w:line="288" w:lineRule="auto"/>
              <w:jc w:val="left"/>
              <w:rPr>
                <w:rFonts w:hint="eastAsia" w:ascii="微软雅黑" w:hAnsi="微软雅黑" w:eastAsia="微软雅黑"/>
                <w:sz w:val="20"/>
              </w:rPr>
            </w:pPr>
            <w:r>
              <w:rPr>
                <w:rFonts w:ascii="微软雅黑" w:hAnsi="微软雅黑" w:eastAsia="微软雅黑"/>
                <w:sz w:val="20"/>
              </w:rPr>
              <w:t>业务</w:t>
            </w:r>
            <w:r>
              <w:rPr>
                <w:rFonts w:hint="eastAsia" w:ascii="微软雅黑" w:hAnsi="微软雅黑" w:eastAsia="微软雅黑"/>
                <w:sz w:val="20"/>
              </w:rPr>
              <w:t>需求</w:t>
            </w:r>
          </w:p>
        </w:tc>
        <w:tc>
          <w:tcPr>
            <w:tcW w:w="1453" w:type="pct"/>
            <w:shd w:val="clear" w:color="auto" w:fill="FFFFFF"/>
          </w:tcPr>
          <w:p w14:paraId="2A13CADF">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12个三一客户指标需求及Coface数据产品匹配分析（含字段映射关系和业务分析）</w:t>
            </w:r>
          </w:p>
        </w:tc>
        <w:tc>
          <w:tcPr>
            <w:tcW w:w="2439" w:type="pct"/>
            <w:shd w:val="clear" w:color="auto" w:fill="FFFFFF"/>
          </w:tcPr>
          <w:p w14:paraId="545AA8A6">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《海外客户评分卡项目和科法斯接口字段取数反馈表20260408.xlsx》</w:t>
            </w:r>
          </w:p>
        </w:tc>
      </w:tr>
      <w:tr w14:paraId="741B9CB9">
        <w:tc>
          <w:tcPr>
            <w:tcW w:w="424" w:type="pct"/>
            <w:shd w:val="clear" w:color="auto" w:fill="FFFFFF"/>
          </w:tcPr>
          <w:p w14:paraId="13706D6B">
            <w:pPr>
              <w:spacing w:before="120" w:after="120" w:line="288" w:lineRule="auto"/>
              <w:jc w:val="left"/>
              <w:rPr>
                <w:rFonts w:hint="eastAsia" w:ascii="微软雅黑" w:hAnsi="微软雅黑" w:eastAsia="微软雅黑"/>
                <w:b w:val="0"/>
                <w:sz w:val="20"/>
              </w:rPr>
            </w:pPr>
            <w:r>
              <w:rPr>
                <w:rFonts w:hint="eastAsia" w:ascii="微软雅黑" w:hAnsi="微软雅黑" w:eastAsia="微软雅黑"/>
                <w:b w:val="0"/>
                <w:sz w:val="20"/>
              </w:rPr>
              <w:t>2</w:t>
            </w:r>
          </w:p>
        </w:tc>
        <w:tc>
          <w:tcPr>
            <w:tcW w:w="684" w:type="pct"/>
            <w:shd w:val="clear" w:color="auto" w:fill="FFFFFF"/>
          </w:tcPr>
          <w:p w14:paraId="5B2252B9">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API接口清单</w:t>
            </w:r>
          </w:p>
        </w:tc>
        <w:tc>
          <w:tcPr>
            <w:tcW w:w="1453" w:type="pct"/>
            <w:shd w:val="clear" w:color="auto" w:fill="FFFFFF"/>
          </w:tcPr>
          <w:p w14:paraId="4ECC6D88">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Coface整理的接口清单及关联网上文档位置链接</w:t>
            </w:r>
          </w:p>
        </w:tc>
        <w:tc>
          <w:tcPr>
            <w:tcW w:w="2439" w:type="pct"/>
            <w:shd w:val="clear" w:color="auto" w:fill="FFFFFF"/>
          </w:tcPr>
          <w:p w14:paraId="02AFCAC4">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w:t>
            </w:r>
            <w:r>
              <w:rPr>
                <w:rFonts w:ascii="微软雅黑" w:hAnsi="微软雅黑" w:eastAsia="微软雅黑"/>
                <w:sz w:val="20"/>
              </w:rPr>
              <w:t>API Mandatory Query Parameters 2026_SANY.xlsx</w:t>
            </w:r>
            <w:r>
              <w:rPr>
                <w:rFonts w:hint="eastAsia" w:ascii="微软雅黑" w:hAnsi="微软雅黑" w:eastAsia="微软雅黑"/>
                <w:sz w:val="20"/>
              </w:rPr>
              <w:t>》</w:t>
            </w:r>
          </w:p>
          <w:p w14:paraId="182C3C8D">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w:t>
            </w:r>
            <w:r>
              <w:rPr>
                <w:rFonts w:ascii="微软雅黑" w:hAnsi="微软雅黑" w:eastAsia="微软雅黑"/>
                <w:sz w:val="20"/>
              </w:rPr>
              <w:t>API Solutions Flow - SANY.pdf</w:t>
            </w:r>
            <w:r>
              <w:rPr>
                <w:rFonts w:hint="eastAsia" w:ascii="微软雅黑" w:hAnsi="微软雅黑" w:eastAsia="微软雅黑"/>
                <w:sz w:val="20"/>
              </w:rPr>
              <w:t>》</w:t>
            </w:r>
          </w:p>
        </w:tc>
      </w:tr>
      <w:tr w14:paraId="57BDA4E1">
        <w:tc>
          <w:tcPr>
            <w:tcW w:w="424" w:type="pct"/>
            <w:shd w:val="clear" w:color="auto" w:fill="FFFFFF"/>
          </w:tcPr>
          <w:p w14:paraId="62586B8D">
            <w:pPr>
              <w:spacing w:before="120" w:after="120" w:line="288" w:lineRule="auto"/>
              <w:jc w:val="left"/>
              <w:rPr>
                <w:rFonts w:hint="eastAsia" w:ascii="微软雅黑" w:hAnsi="微软雅黑" w:eastAsia="微软雅黑"/>
                <w:b w:val="0"/>
                <w:sz w:val="20"/>
              </w:rPr>
            </w:pPr>
            <w:r>
              <w:rPr>
                <w:rFonts w:hint="eastAsia" w:ascii="微软雅黑" w:hAnsi="微软雅黑" w:eastAsia="微软雅黑"/>
                <w:b w:val="0"/>
                <w:sz w:val="20"/>
              </w:rPr>
              <w:t>3</w:t>
            </w:r>
          </w:p>
        </w:tc>
        <w:tc>
          <w:tcPr>
            <w:tcW w:w="684" w:type="pct"/>
            <w:shd w:val="clear" w:color="auto" w:fill="FFFFFF"/>
          </w:tcPr>
          <w:p w14:paraId="7522F449">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补充材料</w:t>
            </w:r>
          </w:p>
        </w:tc>
        <w:tc>
          <w:tcPr>
            <w:tcW w:w="1453" w:type="pct"/>
            <w:shd w:val="clear" w:color="auto" w:fill="FFFFFF"/>
          </w:tcPr>
          <w:p w14:paraId="59027C38">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Coface项目启动说明材料</w:t>
            </w:r>
          </w:p>
        </w:tc>
        <w:tc>
          <w:tcPr>
            <w:tcW w:w="2439" w:type="pct"/>
            <w:shd w:val="clear" w:color="auto" w:fill="FFFFFF"/>
          </w:tcPr>
          <w:p w14:paraId="4F64592B">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w:t>
            </w:r>
            <w:r>
              <w:rPr>
                <w:rFonts w:ascii="微软雅黑" w:hAnsi="微软雅黑" w:eastAsia="微软雅黑"/>
                <w:sz w:val="20"/>
                <w:lang w:val="en-GB"/>
              </w:rPr>
              <w:t>API</w:t>
            </w:r>
            <w:r>
              <w:rPr>
                <w:rFonts w:hint="eastAsia" w:ascii="微软雅黑" w:hAnsi="微软雅黑" w:eastAsia="微软雅黑"/>
                <w:sz w:val="20"/>
                <w:lang w:val="en-GB"/>
              </w:rPr>
              <w:t>项目启动与对齐 PDF</w:t>
            </w:r>
            <w:r>
              <w:rPr>
                <w:rFonts w:hint="eastAsia" w:ascii="微软雅黑" w:hAnsi="微软雅黑" w:eastAsia="微软雅黑"/>
                <w:sz w:val="20"/>
              </w:rPr>
              <w:t>》</w:t>
            </w:r>
          </w:p>
        </w:tc>
      </w:tr>
      <w:tr w14:paraId="7EA27B6A">
        <w:tc>
          <w:tcPr>
            <w:tcW w:w="424" w:type="pct"/>
            <w:shd w:val="clear" w:color="auto" w:fill="FFFFFF"/>
          </w:tcPr>
          <w:p w14:paraId="216B38E9">
            <w:pPr>
              <w:spacing w:before="120" w:after="120" w:line="288" w:lineRule="auto"/>
              <w:jc w:val="left"/>
              <w:rPr>
                <w:rFonts w:hint="eastAsia" w:ascii="微软雅黑" w:hAnsi="微软雅黑" w:eastAsia="微软雅黑"/>
                <w:b w:val="0"/>
                <w:sz w:val="20"/>
              </w:rPr>
            </w:pPr>
            <w:r>
              <w:rPr>
                <w:rFonts w:hint="eastAsia" w:ascii="微软雅黑" w:hAnsi="微软雅黑" w:eastAsia="微软雅黑"/>
                <w:b w:val="0"/>
                <w:sz w:val="20"/>
              </w:rPr>
              <w:t>4</w:t>
            </w:r>
          </w:p>
        </w:tc>
        <w:tc>
          <w:tcPr>
            <w:tcW w:w="684" w:type="pct"/>
            <w:shd w:val="clear" w:color="auto" w:fill="FFFFFF"/>
          </w:tcPr>
          <w:p w14:paraId="29730F13">
            <w:pPr>
              <w:spacing w:before="120" w:after="120" w:line="288" w:lineRule="auto"/>
              <w:jc w:val="left"/>
              <w:rPr>
                <w:rFonts w:hint="eastAsia" w:ascii="微软雅黑" w:hAnsi="微软雅黑" w:eastAsia="微软雅黑"/>
                <w:sz w:val="20"/>
              </w:rPr>
            </w:pPr>
            <w:r>
              <w:rPr>
                <w:rFonts w:hint="eastAsia" w:ascii="微软雅黑" w:hAnsi="微软雅黑" w:eastAsia="微软雅黑"/>
                <w:sz w:val="20"/>
              </w:rPr>
              <w:t>在线文档</w:t>
            </w:r>
          </w:p>
        </w:tc>
        <w:tc>
          <w:tcPr>
            <w:tcW w:w="1453" w:type="pct"/>
            <w:shd w:val="clear" w:color="auto" w:fill="FFFFFF"/>
          </w:tcPr>
          <w:p w14:paraId="0F8595BB">
            <w:pPr>
              <w:numPr>
                <w:ilvl w:val="0"/>
                <w:numId w:val="7"/>
              </w:numPr>
              <w:ind w:left="0"/>
              <w:jc w:val="left"/>
              <w:rPr>
                <w:rFonts w:hint="eastAsia" w:ascii="微软雅黑" w:hAnsi="微软雅黑" w:eastAsia="微软雅黑"/>
                <w:sz w:val="20"/>
              </w:rPr>
            </w:pPr>
            <w:r>
              <w:rPr>
                <w:rFonts w:hint="eastAsia" w:ascii="微软雅黑" w:hAnsi="微软雅黑" w:eastAsia="微软雅黑"/>
                <w:sz w:val="20"/>
              </w:rPr>
              <w:t>Coface提供在线接口文档</w:t>
            </w:r>
          </w:p>
        </w:tc>
        <w:tc>
          <w:tcPr>
            <w:tcW w:w="2439" w:type="pct"/>
            <w:shd w:val="clear" w:color="auto" w:fill="FFFFFF"/>
          </w:tcPr>
          <w:p w14:paraId="12CDDCF6">
            <w:pPr>
              <w:spacing w:before="120" w:after="120" w:line="288" w:lineRule="auto"/>
              <w:jc w:val="left"/>
              <w:rPr>
                <w:rFonts w:hint="eastAsia" w:ascii="微软雅黑" w:hAnsi="微软雅黑" w:eastAsia="微软雅黑"/>
                <w:sz w:val="20"/>
              </w:rPr>
            </w:pPr>
            <w:r>
              <w:fldChar w:fldCharType="begin"/>
            </w:r>
            <w:r>
              <w:instrText xml:space="preserve"> HYPERLINK "https://developers.coface.com/docs-technical?sw=swaggerDATAAPI.yaml&amp;swl=ICON%20Data%20API" \l "tag/Urba/operation/getUrbaContent" </w:instrText>
            </w:r>
            <w:r>
              <w:fldChar w:fldCharType="separate"/>
            </w:r>
            <w:r>
              <w:rPr>
                <w:rStyle w:val="12"/>
                <w:rFonts w:ascii="微软雅黑" w:hAnsi="微软雅黑" w:eastAsia="微软雅黑"/>
                <w:sz w:val="20"/>
              </w:rPr>
              <w:t>API Portal</w:t>
            </w:r>
            <w:r>
              <w:fldChar w:fldCharType="end"/>
            </w:r>
          </w:p>
        </w:tc>
      </w:tr>
    </w:tbl>
    <w:p w14:paraId="3A659E99">
      <w:pPr>
        <w:spacing w:before="120" w:after="120" w:line="288" w:lineRule="auto"/>
        <w:jc w:val="left"/>
        <w:rPr>
          <w:rFonts w:hint="eastAsia" w:ascii="微软雅黑" w:hAnsi="微软雅黑" w:eastAsia="微软雅黑"/>
        </w:rPr>
      </w:pPr>
    </w:p>
    <w:sectPr>
      <w:headerReference r:id="rId5" w:type="default"/>
      <w:footerReference r:id="rId6" w:type="default"/>
      <w:pgSz w:w="11905" w:h="16840"/>
      <w:pgMar w:top="1440" w:right="1800" w:bottom="1440" w:left="1800" w:header="720" w:footer="720" w:gutter="0"/>
      <w:cols w:space="720" w:num="1"/>
      <w:docGrid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UO Cathy" w:date="2026-05-13T11:24:00Z" w:initials="CG">
    <w:p w14:paraId="61A0EEBB">
      <w:pPr>
        <w:pStyle w:val="3"/>
        <w:jc w:val="left"/>
      </w:pPr>
      <w:r>
        <w:rPr>
          <w:rFonts w:hint="eastAsia"/>
        </w:rPr>
        <w:t>是的，</w:t>
      </w:r>
      <w:r>
        <w:t>206</w:t>
      </w:r>
      <w:r>
        <w:rPr>
          <w:rFonts w:hint="eastAsia"/>
        </w:rPr>
        <w:t>是分页内容的返回，可通过参数分页参数range</w:t>
      </w:r>
      <w:r>
        <w:t>,offset,limit</w:t>
      </w:r>
      <w:r>
        <w:rPr>
          <w:rFonts w:hint="eastAsia"/>
        </w:rPr>
        <w:t>多次调用接口取到全部返回内容</w:t>
      </w:r>
    </w:p>
  </w:comment>
  <w:comment w:id="1" w:author="GUO Cathy" w:date="2026-05-13T11:25:00Z" w:initials="CG">
    <w:p w14:paraId="665B0513">
      <w:pPr>
        <w:pStyle w:val="3"/>
        <w:jc w:val="left"/>
      </w:pPr>
      <w:r>
        <w:rPr>
          <w:rFonts w:hint="eastAsia"/>
        </w:rPr>
        <w:t>是的</w:t>
      </w:r>
    </w:p>
  </w:comment>
  <w:comment w:id="2" w:author="GUO Cathy" w:date="2026-05-14T13:38:00Z" w:initials="CG">
    <w:p w14:paraId="5149AFF8">
      <w:pPr>
        <w:pStyle w:val="3"/>
        <w:jc w:val="left"/>
      </w:pPr>
      <w:r>
        <w:rPr>
          <w:rFonts w:hint="eastAsia"/>
        </w:rPr>
        <w:t>请考虑是否需要在此接口后加上监控更新通知GET /urba360/notifications以及监控变化内容获取接口GET /urba360/notifications/{notificationId}/content</w:t>
      </w:r>
    </w:p>
  </w:comment>
  <w:comment w:id="3" w:author="GUO Cathy" w:date="2026-05-11T17:28:00Z" w:initials="CG">
    <w:p w14:paraId="2433D4C7">
      <w:pPr>
        <w:pStyle w:val="3"/>
        <w:jc w:val="left"/>
      </w:pPr>
      <w:r>
        <w:rPr>
          <w:rFonts w:hint="eastAsia"/>
        </w:rPr>
        <w:t>是的，会返回多个，externalIds类型有coface内部的id（icon，easy，giid）也有外部的legal id（vat-number,registration-number,national-id，tax-number，statistic-number），根据需求选择需要的id，如果搜索的目的是后续下单，请取出返回的icon，如果legal id对客户有用，也可以提取并存储legal id。</w:t>
      </w:r>
    </w:p>
    <w:p w14:paraId="73769AC6">
      <w:pPr>
        <w:pStyle w:val="3"/>
        <w:jc w:val="left"/>
      </w:pPr>
      <w:r>
        <w:rPr>
          <w:rFonts w:hint="eastAsia"/>
        </w:rPr>
        <w:t>1.如果请求时传入companyName+countryCode，接口没有返回icon号码，而是只返回了giid，建议用返回的giid再次调用company search接口，入参用countryCode和</w:t>
      </w:r>
      <w:r>
        <w:rPr>
          <w:color w:val="212121"/>
          <w:highlight w:val="white"/>
        </w:rPr>
        <w:t>externalId</w:t>
      </w:r>
      <w:r>
        <w:rPr>
          <w:rFonts w:hint="eastAsia"/>
        </w:rPr>
        <w:t>中的giid，这样会返回icon号码；</w:t>
      </w:r>
    </w:p>
    <w:p w14:paraId="2AEB7452">
      <w:pPr>
        <w:pStyle w:val="3"/>
        <w:jc w:val="left"/>
      </w:pPr>
      <w:r>
        <w:rPr>
          <w:rFonts w:hint="eastAsia"/>
        </w:rPr>
        <w:t>2，如果查询的是美国的公司，建议搜索接口的入参为companyName+countryCode+city</w:t>
      </w:r>
    </w:p>
  </w:comment>
  <w:comment w:id="4" w:author="GUO Cathy" w:date="2026-05-11T17:31:00Z" w:initials="CG">
    <w:p w14:paraId="4685DC04">
      <w:pPr>
        <w:pStyle w:val="3"/>
        <w:jc w:val="left"/>
      </w:pPr>
      <w:r>
        <w:rPr>
          <w:rFonts w:hint="eastAsia"/>
        </w:rPr>
        <w:t>不是所有公司在search时能返回</w:t>
      </w:r>
      <w:r>
        <w:rPr>
          <w:rFonts w:hint="eastAsia"/>
          <w:color w:val="000000"/>
        </w:rPr>
        <w:t>registrationDate，建议从order content中获取</w:t>
      </w:r>
    </w:p>
  </w:comment>
  <w:comment w:id="5" w:author="GUO Cathy" w:date="2026-05-11T17:33:00Z" w:initials="CG">
    <w:p w14:paraId="0721E297">
      <w:pPr>
        <w:pStyle w:val="3"/>
        <w:jc w:val="left"/>
      </w:pPr>
      <w:r>
        <w:rPr>
          <w:rFonts w:hint="eastAsia"/>
        </w:rPr>
        <w:t>不是所有公司的search能返回naceCode，建议从order content中获取该信息</w:t>
      </w:r>
    </w:p>
  </w:comment>
  <w:comment w:id="6" w:author="GUO Cathy" w:date="2026-05-11T17:37:00Z" w:initials="CG">
    <w:p w14:paraId="6BE3A5A1">
      <w:pPr>
        <w:pStyle w:val="3"/>
        <w:jc w:val="left"/>
      </w:pPr>
      <w:r>
        <w:rPr>
          <w:rFonts w:hint="eastAsia"/>
        </w:rPr>
        <w:t>在company search时只要Coface的数据源中有其他企业唯一的客观id，会在response中包含这些客观id。如下截图所示有registration和vat号码，不同公司返回的客观id类型有差异</w:t>
      </w:r>
    </w:p>
    <w:p w14:paraId="4BDA324A">
      <w:pPr>
        <w:pStyle w:val="3"/>
        <w:jc w:val="left"/>
      </w:pPr>
      <w:r>
        <w:drawing>
          <wp:inline distT="0" distB="0" distL="0" distR="0">
            <wp:extent cx="2933700" cy="2089150"/>
            <wp:effectExtent l="0" t="0" r="0" b="6350"/>
            <wp:docPr id="5121" name="Picture 1" descr="Image"/>
            <wp:cNvGraphicFramePr/>
            <a:graphic xmlns:a="http://schemas.openxmlformats.org/drawingml/2006/main">
              <a:graphicData uri="http://schemas.openxmlformats.org/drawingml/2006/picture">
                <pic:pic xmlns:pic="http://schemas.openxmlformats.org/drawingml/2006/picture">
                  <pic:nvPicPr>
                    <pic:cNvPr id="5121" name="Picture 1" descr="Image"/>
                    <pic:cNvPicPr/>
                  </pic:nvPicPr>
                  <pic:blipFill>
                    <a:blip r:embed="rId1" cstate="print"/>
                    <a:srcRect/>
                    <a:stretch>
                      <a:fillRect/>
                    </a:stretch>
                  </pic:blipFill>
                  <pic:spPr>
                    <a:xfrm>
                      <a:off x="0" y="0"/>
                      <a:ext cx="2933851" cy="2089256"/>
                    </a:xfrm>
                    <a:prstGeom prst="rect">
                      <a:avLst/>
                    </a:prstGeom>
                  </pic:spPr>
                </pic:pic>
              </a:graphicData>
            </a:graphic>
          </wp:inline>
        </w:drawing>
      </w:r>
    </w:p>
  </w:comment>
  <w:comment w:id="7" w:author="GUO Cathy" w:date="2026-05-12T08:50:00Z" w:initials="CG">
    <w:p w14:paraId="5C6255DC">
      <w:pPr>
        <w:pStyle w:val="3"/>
        <w:jc w:val="left"/>
      </w:pPr>
      <w:r>
        <w:rPr>
          <w:rFonts w:hint="eastAsia"/>
          <w:color w:val="000000"/>
        </w:rPr>
        <w:t>externalId和countryCode同时使用，不能单独使用externalId，但这个接口中可以仅使用countyCode过滤出某国的所有订单，</w:t>
      </w:r>
      <w:r>
        <w:rPr>
          <w:rFonts w:hint="eastAsia"/>
        </w:rPr>
        <w:t>这个接口的查询场景比较多，需要进一步明确集成场景，常见的场景：</w:t>
      </w:r>
    </w:p>
    <w:p w14:paraId="4384C38C">
      <w:pPr>
        <w:pStyle w:val="3"/>
        <w:jc w:val="left"/>
      </w:pPr>
      <w:r>
        <w:rPr>
          <w:rFonts w:hint="eastAsia"/>
        </w:rPr>
        <w:t>1.获取Coface代为下单的批量订单，可以用</w:t>
      </w:r>
      <w:r>
        <w:rPr>
          <w:color w:val="333333"/>
          <w:highlight w:val="white"/>
        </w:rPr>
        <w:t>channelDelivery</w:t>
      </w:r>
      <w:r>
        <w:t xml:space="preserve"> = Urba Backend</w:t>
      </w:r>
    </w:p>
    <w:p w14:paraId="574E978B">
      <w:pPr>
        <w:pStyle w:val="3"/>
        <w:jc w:val="left"/>
      </w:pPr>
      <w:r>
        <w:rPr>
          <w:rFonts w:hint="eastAsia"/>
        </w:rPr>
        <w:t>2.通过日期过滤订单</w:t>
      </w:r>
    </w:p>
    <w:p w14:paraId="7D18867C">
      <w:pPr>
        <w:pStyle w:val="3"/>
        <w:jc w:val="left"/>
      </w:pPr>
      <w:r>
        <w:rPr>
          <w:rFonts w:hint="eastAsia"/>
        </w:rPr>
        <w:t>3.通过国别过滤</w:t>
      </w:r>
    </w:p>
    <w:p w14:paraId="22308030">
      <w:pPr>
        <w:pStyle w:val="3"/>
        <w:jc w:val="left"/>
      </w:pPr>
      <w:r>
        <w:rPr>
          <w:rFonts w:hint="eastAsia"/>
        </w:rPr>
        <w:t>4.通过</w:t>
      </w:r>
      <w:r>
        <w:rPr>
          <w:color w:val="333333"/>
          <w:highlight w:val="white"/>
        </w:rPr>
        <w:t>customerReference</w:t>
      </w:r>
      <w:r>
        <w:rPr>
          <w:rFonts w:hint="eastAsia"/>
        </w:rPr>
        <w:t xml:space="preserve"> 过滤</w:t>
      </w:r>
    </w:p>
  </w:comment>
  <w:comment w:id="8" w:author="GUO Cathy" w:date="2026-05-12T09:52:00Z" w:initials="CG">
    <w:p w14:paraId="2A1C7FFD">
      <w:pPr>
        <w:pStyle w:val="3"/>
        <w:jc w:val="left"/>
      </w:pPr>
      <w:r>
        <w:rPr>
          <w:rFonts w:hint="eastAsia"/>
          <w:color w:val="000000"/>
        </w:rPr>
        <w:t>urbaStatus=ready时可获取urba订单的信息，取到所需指标，</w:t>
      </w:r>
    </w:p>
    <w:p w14:paraId="2266D8BD">
      <w:pPr>
        <w:pStyle w:val="3"/>
        <w:jc w:val="left"/>
      </w:pPr>
      <w:r>
        <w:rPr>
          <w:rFonts w:hint="eastAsia"/>
          <w:color w:val="000000"/>
        </w:rPr>
        <w:t>1.通过orderDate可获知该订单的提交日期</w:t>
      </w:r>
    </w:p>
    <w:p w14:paraId="5E959D9B">
      <w:pPr>
        <w:pStyle w:val="3"/>
        <w:jc w:val="left"/>
      </w:pPr>
      <w:r>
        <w:rPr>
          <w:rFonts w:hint="eastAsia"/>
        </w:rPr>
        <w:t>2.通过startDate和endDate检查公司已是否在监控有效期内需</w:t>
      </w:r>
    </w:p>
    <w:p w14:paraId="2CCC2012">
      <w:pPr>
        <w:pStyle w:val="3"/>
        <w:jc w:val="left"/>
      </w:pPr>
      <w:r>
        <w:rPr>
          <w:rFonts w:hint="eastAsia"/>
          <w:color w:val="000000"/>
          <w:highlight w:val="white"/>
        </w:rPr>
        <w:t xml:space="preserve">3.通过channelDelivery可判断urba订单的下单途径，Enum: "Urba Front Office" "Urba API" "Urba Backend" </w:t>
      </w:r>
    </w:p>
    <w:p w14:paraId="2DF7276F">
      <w:pPr>
        <w:pStyle w:val="3"/>
        <w:jc w:val="left"/>
      </w:pPr>
      <w:r>
        <w:rPr>
          <w:rFonts w:hint="eastAsia"/>
          <w:color w:val="000000"/>
          <w:highlight w:val="white"/>
        </w:rPr>
        <w:t>4.通过customerReference可按照客户自定义的标记识别订单</w:t>
      </w:r>
    </w:p>
    <w:p w14:paraId="7803753B">
      <w:pPr>
        <w:pStyle w:val="3"/>
        <w:jc w:val="left"/>
      </w:pPr>
    </w:p>
  </w:comment>
  <w:comment w:id="9" w:author="GUO Cathy" w:date="2026-05-12T11:39:00Z" w:initials="CG">
    <w:p w14:paraId="77CC1159">
      <w:pPr>
        <w:pStyle w:val="3"/>
        <w:jc w:val="left"/>
      </w:pPr>
      <w:r>
        <w:rPr>
          <w:rFonts w:hint="eastAsia"/>
        </w:rPr>
        <w:t>已支持6种language为</w:t>
      </w:r>
      <w:r>
        <w:rPr>
          <w:rFonts w:hint="eastAsia"/>
          <w:i/>
          <w:iCs/>
          <w:color w:val="1F4E79"/>
        </w:rPr>
        <w:t>以及接口参数对应的编码：意大利语IT，西班牙语ES，德语DE，波兰语PL，英语EN，法语FR</w:t>
      </w:r>
    </w:p>
  </w:comment>
  <w:comment w:id="10" w:author="GUO Cathy" w:date="2026-05-12T11:51:00Z" w:initials="CG">
    <w:p w14:paraId="0A0ACB1C">
      <w:pPr>
        <w:pStyle w:val="3"/>
        <w:jc w:val="left"/>
      </w:pPr>
      <w:r>
        <w:rPr>
          <w:rFonts w:hint="eastAsia"/>
        </w:rPr>
        <w:t>德国必传，德国的数据合规要求的，非德国选传：接口GET /legitimateinterestcodes可获取编码，返回如下：</w:t>
      </w:r>
    </w:p>
    <w:p w14:paraId="5B1EB1D5">
      <w:pPr>
        <w:pStyle w:val="3"/>
        <w:jc w:val="left"/>
      </w:pPr>
      <w:r>
        <w:rPr>
          <w:color w:val="000000"/>
          <w:highlight w:val="white"/>
        </w:rPr>
        <w:t>[</w:t>
      </w:r>
    </w:p>
    <w:p w14:paraId="43992F37">
      <w:pPr>
        <w:pStyle w:val="3"/>
        <w:jc w:val="left"/>
      </w:pPr>
      <w:r>
        <w:rPr>
          <w:rFonts w:hint="eastAsia"/>
          <w:color w:val="000000"/>
          <w:highlight w:val="white"/>
        </w:rPr>
        <w:t> </w:t>
      </w:r>
      <w:r>
        <w:rPr>
          <w:color w:val="000000"/>
          <w:highlight w:val="white"/>
        </w:rPr>
        <w:t xml:space="preserve">   {</w:t>
      </w:r>
    </w:p>
    <w:p w14:paraId="66B52DF7">
      <w:pPr>
        <w:pStyle w:val="3"/>
        <w:jc w:val="left"/>
      </w:pPr>
      <w:r>
        <w:rPr>
          <w:rFonts w:hint="eastAsia"/>
          <w:color w:val="000000"/>
          <w:highlight w:val="white"/>
        </w:rPr>
        <w:t> </w:t>
      </w:r>
      <w:r>
        <w:rPr>
          <w:color w:val="000000"/>
          <w:highlight w:val="white"/>
        </w:rPr>
        <w:t xml:space="preserve">       </w:t>
      </w:r>
      <w:r>
        <w:rPr>
          <w:color w:val="A31515"/>
          <w:highlight w:val="white"/>
        </w:rPr>
        <w:t>"code"</w:t>
      </w:r>
      <w:r>
        <w:rPr>
          <w:color w:val="000000"/>
          <w:highlight w:val="white"/>
        </w:rPr>
        <w:t xml:space="preserve">: </w:t>
      </w:r>
      <w:r>
        <w:rPr>
          <w:color w:val="0451A5"/>
          <w:highlight w:val="white"/>
        </w:rPr>
        <w:t>"100"</w:t>
      </w:r>
      <w:r>
        <w:rPr>
          <w:color w:val="000000"/>
          <w:highlight w:val="white"/>
        </w:rPr>
        <w:t>,</w:t>
      </w:r>
    </w:p>
    <w:p w14:paraId="4FB14687">
      <w:pPr>
        <w:pStyle w:val="3"/>
        <w:jc w:val="left"/>
      </w:pPr>
      <w:r>
        <w:rPr>
          <w:rFonts w:hint="eastAsia"/>
          <w:color w:val="000000"/>
          <w:highlight w:val="white"/>
        </w:rPr>
        <w:t> </w:t>
      </w:r>
      <w:r>
        <w:rPr>
          <w:color w:val="000000"/>
          <w:highlight w:val="white"/>
        </w:rPr>
        <w:t xml:space="preserve">       </w:t>
      </w:r>
      <w:r>
        <w:rPr>
          <w:color w:val="A31515"/>
          <w:highlight w:val="white"/>
        </w:rPr>
        <w:t>"text"</w:t>
      </w:r>
      <w:r>
        <w:rPr>
          <w:color w:val="000000"/>
          <w:highlight w:val="white"/>
        </w:rPr>
        <w:t xml:space="preserve">: </w:t>
      </w:r>
      <w:r>
        <w:rPr>
          <w:color w:val="0451A5"/>
          <w:highlight w:val="white"/>
        </w:rPr>
        <w:t>"I want to take a Credit decision on this company"</w:t>
      </w:r>
    </w:p>
    <w:p w14:paraId="5EEB952A">
      <w:pPr>
        <w:pStyle w:val="3"/>
        <w:jc w:val="left"/>
      </w:pPr>
      <w:r>
        <w:rPr>
          <w:rFonts w:hint="eastAsia"/>
          <w:color w:val="000000"/>
          <w:highlight w:val="white"/>
        </w:rPr>
        <w:t> </w:t>
      </w:r>
      <w:r>
        <w:rPr>
          <w:color w:val="000000"/>
          <w:highlight w:val="white"/>
        </w:rPr>
        <w:t xml:space="preserve">   },</w:t>
      </w:r>
    </w:p>
    <w:p w14:paraId="0EC64A39">
      <w:pPr>
        <w:pStyle w:val="3"/>
        <w:jc w:val="left"/>
      </w:pPr>
      <w:r>
        <w:rPr>
          <w:rFonts w:hint="eastAsia"/>
          <w:color w:val="000000"/>
          <w:highlight w:val="white"/>
        </w:rPr>
        <w:t> </w:t>
      </w:r>
      <w:r>
        <w:rPr>
          <w:color w:val="000000"/>
          <w:highlight w:val="white"/>
        </w:rPr>
        <w:t xml:space="preserve">   {</w:t>
      </w:r>
    </w:p>
    <w:p w14:paraId="681A17A4">
      <w:pPr>
        <w:pStyle w:val="3"/>
        <w:jc w:val="left"/>
      </w:pPr>
      <w:r>
        <w:rPr>
          <w:rFonts w:hint="eastAsia"/>
          <w:color w:val="000000"/>
          <w:highlight w:val="white"/>
        </w:rPr>
        <w:t> </w:t>
      </w:r>
      <w:r>
        <w:rPr>
          <w:color w:val="000000"/>
          <w:highlight w:val="white"/>
        </w:rPr>
        <w:t xml:space="preserve">       </w:t>
      </w:r>
      <w:r>
        <w:rPr>
          <w:color w:val="A31515"/>
          <w:highlight w:val="white"/>
        </w:rPr>
        <w:t>"code"</w:t>
      </w:r>
      <w:r>
        <w:rPr>
          <w:color w:val="000000"/>
          <w:highlight w:val="white"/>
        </w:rPr>
        <w:t xml:space="preserve">: </w:t>
      </w:r>
      <w:r>
        <w:rPr>
          <w:color w:val="0451A5"/>
          <w:highlight w:val="white"/>
        </w:rPr>
        <w:t>"101"</w:t>
      </w:r>
      <w:r>
        <w:rPr>
          <w:color w:val="000000"/>
          <w:highlight w:val="white"/>
        </w:rPr>
        <w:t>,</w:t>
      </w:r>
    </w:p>
    <w:p w14:paraId="4C09CB7D">
      <w:pPr>
        <w:pStyle w:val="3"/>
        <w:jc w:val="left"/>
      </w:pPr>
      <w:r>
        <w:rPr>
          <w:rFonts w:hint="eastAsia"/>
          <w:color w:val="000000"/>
          <w:highlight w:val="white"/>
        </w:rPr>
        <w:t> </w:t>
      </w:r>
      <w:r>
        <w:rPr>
          <w:color w:val="000000"/>
          <w:highlight w:val="white"/>
        </w:rPr>
        <w:t xml:space="preserve">       </w:t>
      </w:r>
      <w:r>
        <w:rPr>
          <w:color w:val="A31515"/>
          <w:highlight w:val="white"/>
        </w:rPr>
        <w:t>"text"</w:t>
      </w:r>
      <w:r>
        <w:rPr>
          <w:color w:val="000000"/>
          <w:highlight w:val="white"/>
        </w:rPr>
        <w:t xml:space="preserve">: </w:t>
      </w:r>
      <w:r>
        <w:rPr>
          <w:color w:val="0451A5"/>
          <w:highlight w:val="white"/>
        </w:rPr>
        <w:t>"I want to check the solvency of this company"</w:t>
      </w:r>
    </w:p>
    <w:p w14:paraId="2ED05D3E">
      <w:pPr>
        <w:pStyle w:val="3"/>
        <w:jc w:val="left"/>
      </w:pPr>
      <w:r>
        <w:rPr>
          <w:rFonts w:hint="eastAsia"/>
          <w:color w:val="000000"/>
          <w:highlight w:val="white"/>
        </w:rPr>
        <w:t> </w:t>
      </w:r>
      <w:r>
        <w:rPr>
          <w:color w:val="000000"/>
          <w:highlight w:val="white"/>
        </w:rPr>
        <w:t xml:space="preserve">   },</w:t>
      </w:r>
    </w:p>
    <w:p w14:paraId="0A95DD68">
      <w:pPr>
        <w:pStyle w:val="3"/>
        <w:jc w:val="left"/>
      </w:pPr>
      <w:r>
        <w:rPr>
          <w:rFonts w:hint="eastAsia"/>
          <w:color w:val="000000"/>
          <w:highlight w:val="white"/>
        </w:rPr>
        <w:t> </w:t>
      </w:r>
      <w:r>
        <w:rPr>
          <w:color w:val="000000"/>
          <w:highlight w:val="white"/>
        </w:rPr>
        <w:t xml:space="preserve">   {</w:t>
      </w:r>
    </w:p>
    <w:p w14:paraId="325B9601">
      <w:pPr>
        <w:pStyle w:val="3"/>
        <w:jc w:val="left"/>
      </w:pPr>
      <w:r>
        <w:rPr>
          <w:rFonts w:hint="eastAsia"/>
          <w:color w:val="000000"/>
          <w:highlight w:val="white"/>
        </w:rPr>
        <w:t> </w:t>
      </w:r>
      <w:r>
        <w:rPr>
          <w:color w:val="000000"/>
          <w:highlight w:val="white"/>
        </w:rPr>
        <w:t xml:space="preserve">       </w:t>
      </w:r>
      <w:r>
        <w:rPr>
          <w:color w:val="A31515"/>
          <w:highlight w:val="white"/>
        </w:rPr>
        <w:t>"code"</w:t>
      </w:r>
      <w:r>
        <w:rPr>
          <w:color w:val="000000"/>
          <w:highlight w:val="white"/>
        </w:rPr>
        <w:t xml:space="preserve">: </w:t>
      </w:r>
      <w:r>
        <w:rPr>
          <w:color w:val="0451A5"/>
          <w:highlight w:val="white"/>
        </w:rPr>
        <w:t>"102"</w:t>
      </w:r>
      <w:r>
        <w:rPr>
          <w:color w:val="000000"/>
          <w:highlight w:val="white"/>
        </w:rPr>
        <w:t>,</w:t>
      </w:r>
    </w:p>
    <w:p w14:paraId="7E96792E">
      <w:pPr>
        <w:pStyle w:val="3"/>
        <w:jc w:val="left"/>
      </w:pPr>
      <w:r>
        <w:rPr>
          <w:rFonts w:hint="eastAsia"/>
          <w:color w:val="000000"/>
          <w:highlight w:val="white"/>
        </w:rPr>
        <w:t> </w:t>
      </w:r>
      <w:r>
        <w:rPr>
          <w:color w:val="000000"/>
          <w:highlight w:val="white"/>
        </w:rPr>
        <w:t xml:space="preserve">       </w:t>
      </w:r>
      <w:r>
        <w:rPr>
          <w:color w:val="A31515"/>
          <w:highlight w:val="white"/>
        </w:rPr>
        <w:t>"text"</w:t>
      </w:r>
      <w:r>
        <w:rPr>
          <w:color w:val="000000"/>
          <w:highlight w:val="white"/>
        </w:rPr>
        <w:t xml:space="preserve">: </w:t>
      </w:r>
      <w:r>
        <w:rPr>
          <w:color w:val="0451A5"/>
          <w:highlight w:val="white"/>
        </w:rPr>
        <w:t>"I want to initiate business with this company"</w:t>
      </w:r>
    </w:p>
    <w:p w14:paraId="6DB3CB3A">
      <w:pPr>
        <w:pStyle w:val="3"/>
        <w:jc w:val="left"/>
      </w:pPr>
      <w:r>
        <w:rPr>
          <w:rFonts w:hint="eastAsia"/>
          <w:color w:val="000000"/>
          <w:highlight w:val="white"/>
        </w:rPr>
        <w:t> </w:t>
      </w:r>
      <w:r>
        <w:rPr>
          <w:color w:val="000000"/>
          <w:highlight w:val="white"/>
        </w:rPr>
        <w:t xml:space="preserve">   },</w:t>
      </w:r>
    </w:p>
    <w:p w14:paraId="2588511B">
      <w:pPr>
        <w:pStyle w:val="3"/>
        <w:jc w:val="left"/>
      </w:pPr>
      <w:r>
        <w:rPr>
          <w:rFonts w:hint="eastAsia"/>
          <w:color w:val="000000"/>
          <w:highlight w:val="white"/>
        </w:rPr>
        <w:t> </w:t>
      </w:r>
      <w:r>
        <w:rPr>
          <w:color w:val="000000"/>
          <w:highlight w:val="white"/>
        </w:rPr>
        <w:t xml:space="preserve">   {</w:t>
      </w:r>
    </w:p>
    <w:p w14:paraId="799C34F9">
      <w:pPr>
        <w:pStyle w:val="3"/>
        <w:jc w:val="left"/>
      </w:pPr>
      <w:r>
        <w:rPr>
          <w:rFonts w:hint="eastAsia"/>
          <w:color w:val="000000"/>
          <w:highlight w:val="white"/>
        </w:rPr>
        <w:t> </w:t>
      </w:r>
      <w:r>
        <w:rPr>
          <w:color w:val="000000"/>
          <w:highlight w:val="white"/>
        </w:rPr>
        <w:t xml:space="preserve">       </w:t>
      </w:r>
      <w:r>
        <w:rPr>
          <w:color w:val="A31515"/>
          <w:highlight w:val="white"/>
        </w:rPr>
        <w:t>"code"</w:t>
      </w:r>
      <w:r>
        <w:rPr>
          <w:color w:val="000000"/>
          <w:highlight w:val="white"/>
        </w:rPr>
        <w:t xml:space="preserve">: </w:t>
      </w:r>
      <w:r>
        <w:rPr>
          <w:color w:val="0451A5"/>
          <w:highlight w:val="white"/>
        </w:rPr>
        <w:t>"103"</w:t>
      </w:r>
      <w:r>
        <w:rPr>
          <w:color w:val="000000"/>
          <w:highlight w:val="white"/>
        </w:rPr>
        <w:t>,</w:t>
      </w:r>
    </w:p>
    <w:p w14:paraId="78A92F30">
      <w:pPr>
        <w:pStyle w:val="3"/>
        <w:jc w:val="left"/>
      </w:pPr>
      <w:r>
        <w:rPr>
          <w:rFonts w:hint="eastAsia"/>
          <w:color w:val="000000"/>
          <w:highlight w:val="white"/>
        </w:rPr>
        <w:t> </w:t>
      </w:r>
      <w:r>
        <w:rPr>
          <w:color w:val="000000"/>
          <w:highlight w:val="white"/>
        </w:rPr>
        <w:t xml:space="preserve">       </w:t>
      </w:r>
      <w:r>
        <w:rPr>
          <w:color w:val="A31515"/>
          <w:highlight w:val="white"/>
        </w:rPr>
        <w:t>"text"</w:t>
      </w:r>
      <w:r>
        <w:rPr>
          <w:color w:val="000000"/>
          <w:highlight w:val="white"/>
        </w:rPr>
        <w:t xml:space="preserve">: </w:t>
      </w:r>
      <w:r>
        <w:rPr>
          <w:color w:val="0451A5"/>
          <w:highlight w:val="white"/>
        </w:rPr>
        <w:t>"I have open debts against this company"</w:t>
      </w:r>
    </w:p>
    <w:p w14:paraId="0D8432A9">
      <w:pPr>
        <w:pStyle w:val="3"/>
        <w:jc w:val="left"/>
      </w:pPr>
      <w:r>
        <w:rPr>
          <w:rFonts w:hint="eastAsia"/>
          <w:color w:val="000000"/>
          <w:highlight w:val="white"/>
        </w:rPr>
        <w:t> </w:t>
      </w:r>
      <w:r>
        <w:rPr>
          <w:color w:val="000000"/>
          <w:highlight w:val="white"/>
        </w:rPr>
        <w:t xml:space="preserve">   },</w:t>
      </w:r>
    </w:p>
    <w:p w14:paraId="2398385D">
      <w:pPr>
        <w:pStyle w:val="3"/>
        <w:jc w:val="left"/>
      </w:pPr>
      <w:r>
        <w:rPr>
          <w:rFonts w:hint="eastAsia"/>
          <w:color w:val="000000"/>
          <w:highlight w:val="white"/>
        </w:rPr>
        <w:t> </w:t>
      </w:r>
      <w:r>
        <w:rPr>
          <w:color w:val="000000"/>
          <w:highlight w:val="white"/>
        </w:rPr>
        <w:t xml:space="preserve">   {</w:t>
      </w:r>
    </w:p>
    <w:p w14:paraId="21B71FC1">
      <w:pPr>
        <w:pStyle w:val="3"/>
        <w:jc w:val="left"/>
      </w:pPr>
      <w:r>
        <w:rPr>
          <w:rFonts w:hint="eastAsia"/>
          <w:color w:val="000000"/>
          <w:highlight w:val="white"/>
        </w:rPr>
        <w:t> </w:t>
      </w:r>
      <w:r>
        <w:rPr>
          <w:color w:val="000000"/>
          <w:highlight w:val="white"/>
        </w:rPr>
        <w:t xml:space="preserve">       </w:t>
      </w:r>
      <w:r>
        <w:rPr>
          <w:color w:val="A31515"/>
          <w:highlight w:val="white"/>
        </w:rPr>
        <w:t>"code"</w:t>
      </w:r>
      <w:r>
        <w:rPr>
          <w:color w:val="000000"/>
          <w:highlight w:val="white"/>
        </w:rPr>
        <w:t xml:space="preserve">: </w:t>
      </w:r>
      <w:r>
        <w:rPr>
          <w:color w:val="0451A5"/>
          <w:highlight w:val="white"/>
        </w:rPr>
        <w:t>"104"</w:t>
      </w:r>
      <w:r>
        <w:rPr>
          <w:color w:val="000000"/>
          <w:highlight w:val="white"/>
        </w:rPr>
        <w:t>,</w:t>
      </w:r>
    </w:p>
    <w:p w14:paraId="0949EC09">
      <w:pPr>
        <w:pStyle w:val="3"/>
        <w:jc w:val="left"/>
      </w:pPr>
      <w:r>
        <w:rPr>
          <w:rFonts w:hint="eastAsia"/>
          <w:color w:val="000000"/>
          <w:highlight w:val="white"/>
        </w:rPr>
        <w:t> </w:t>
      </w:r>
      <w:r>
        <w:rPr>
          <w:color w:val="000000"/>
          <w:highlight w:val="white"/>
        </w:rPr>
        <w:t xml:space="preserve">       </w:t>
      </w:r>
      <w:r>
        <w:rPr>
          <w:color w:val="A31515"/>
          <w:highlight w:val="white"/>
        </w:rPr>
        <w:t>"text"</w:t>
      </w:r>
      <w:r>
        <w:rPr>
          <w:color w:val="000000"/>
          <w:highlight w:val="white"/>
        </w:rPr>
        <w:t xml:space="preserve">: </w:t>
      </w:r>
      <w:r>
        <w:rPr>
          <w:color w:val="0451A5"/>
          <w:highlight w:val="white"/>
        </w:rPr>
        <w:t>"I have outstanding debts on this company"</w:t>
      </w:r>
    </w:p>
    <w:p w14:paraId="73F0BC3B">
      <w:pPr>
        <w:pStyle w:val="3"/>
        <w:jc w:val="left"/>
      </w:pPr>
      <w:r>
        <w:rPr>
          <w:rFonts w:hint="eastAsia"/>
          <w:color w:val="000000"/>
          <w:highlight w:val="white"/>
        </w:rPr>
        <w:t> </w:t>
      </w:r>
      <w:r>
        <w:rPr>
          <w:color w:val="000000"/>
          <w:highlight w:val="white"/>
        </w:rPr>
        <w:t xml:space="preserve">   },</w:t>
      </w:r>
    </w:p>
    <w:p w14:paraId="75720EA7">
      <w:pPr>
        <w:pStyle w:val="3"/>
        <w:jc w:val="left"/>
      </w:pPr>
      <w:r>
        <w:rPr>
          <w:rFonts w:hint="eastAsia"/>
          <w:color w:val="000000"/>
          <w:highlight w:val="white"/>
        </w:rPr>
        <w:t> </w:t>
      </w:r>
      <w:r>
        <w:rPr>
          <w:color w:val="000000"/>
          <w:highlight w:val="white"/>
        </w:rPr>
        <w:t xml:space="preserve">   {</w:t>
      </w:r>
    </w:p>
    <w:p w14:paraId="33A91A2D">
      <w:pPr>
        <w:pStyle w:val="3"/>
        <w:jc w:val="left"/>
      </w:pPr>
      <w:r>
        <w:rPr>
          <w:rFonts w:hint="eastAsia"/>
          <w:color w:val="000000"/>
          <w:highlight w:val="white"/>
        </w:rPr>
        <w:t> </w:t>
      </w:r>
      <w:r>
        <w:rPr>
          <w:color w:val="000000"/>
          <w:highlight w:val="white"/>
        </w:rPr>
        <w:t xml:space="preserve">       </w:t>
      </w:r>
      <w:r>
        <w:rPr>
          <w:color w:val="A31515"/>
          <w:highlight w:val="white"/>
        </w:rPr>
        <w:t>"code"</w:t>
      </w:r>
      <w:r>
        <w:rPr>
          <w:color w:val="000000"/>
          <w:highlight w:val="white"/>
        </w:rPr>
        <w:t xml:space="preserve">: </w:t>
      </w:r>
      <w:r>
        <w:rPr>
          <w:color w:val="0451A5"/>
          <w:highlight w:val="white"/>
        </w:rPr>
        <w:t>"106"</w:t>
      </w:r>
      <w:r>
        <w:rPr>
          <w:color w:val="000000"/>
          <w:highlight w:val="white"/>
        </w:rPr>
        <w:t>,</w:t>
      </w:r>
    </w:p>
    <w:p w14:paraId="795DED69">
      <w:pPr>
        <w:pStyle w:val="3"/>
        <w:jc w:val="left"/>
      </w:pPr>
      <w:r>
        <w:rPr>
          <w:rFonts w:hint="eastAsia"/>
          <w:color w:val="000000"/>
          <w:highlight w:val="white"/>
        </w:rPr>
        <w:t> </w:t>
      </w:r>
      <w:r>
        <w:rPr>
          <w:color w:val="000000"/>
          <w:highlight w:val="white"/>
        </w:rPr>
        <w:t xml:space="preserve">       </w:t>
      </w:r>
      <w:r>
        <w:rPr>
          <w:color w:val="A31515"/>
          <w:highlight w:val="white"/>
        </w:rPr>
        <w:t>"text"</w:t>
      </w:r>
      <w:r>
        <w:rPr>
          <w:color w:val="000000"/>
          <w:highlight w:val="white"/>
        </w:rPr>
        <w:t xml:space="preserve">: </w:t>
      </w:r>
      <w:r>
        <w:rPr>
          <w:color w:val="0451A5"/>
          <w:highlight w:val="white"/>
        </w:rPr>
        <w:t>"I want to take a stake in this company"</w:t>
      </w:r>
    </w:p>
    <w:p w14:paraId="2369D6C6">
      <w:pPr>
        <w:pStyle w:val="3"/>
        <w:jc w:val="left"/>
      </w:pPr>
      <w:r>
        <w:rPr>
          <w:rFonts w:hint="eastAsia"/>
          <w:color w:val="000000"/>
          <w:highlight w:val="white"/>
        </w:rPr>
        <w:t> </w:t>
      </w:r>
      <w:r>
        <w:rPr>
          <w:color w:val="000000"/>
          <w:highlight w:val="white"/>
        </w:rPr>
        <w:t xml:space="preserve">   },</w:t>
      </w:r>
    </w:p>
    <w:p w14:paraId="2E6126B3">
      <w:pPr>
        <w:pStyle w:val="3"/>
        <w:jc w:val="left"/>
      </w:pPr>
      <w:r>
        <w:rPr>
          <w:rFonts w:hint="eastAsia"/>
          <w:color w:val="000000"/>
          <w:highlight w:val="white"/>
        </w:rPr>
        <w:t> </w:t>
      </w:r>
      <w:r>
        <w:rPr>
          <w:color w:val="000000"/>
          <w:highlight w:val="white"/>
        </w:rPr>
        <w:t xml:space="preserve">   {</w:t>
      </w:r>
    </w:p>
    <w:p w14:paraId="6016606A">
      <w:pPr>
        <w:pStyle w:val="3"/>
        <w:jc w:val="left"/>
      </w:pPr>
      <w:r>
        <w:rPr>
          <w:rFonts w:hint="eastAsia"/>
          <w:color w:val="000000"/>
          <w:highlight w:val="white"/>
        </w:rPr>
        <w:t> </w:t>
      </w:r>
      <w:r>
        <w:rPr>
          <w:color w:val="000000"/>
          <w:highlight w:val="white"/>
        </w:rPr>
        <w:t xml:space="preserve">       </w:t>
      </w:r>
      <w:r>
        <w:rPr>
          <w:color w:val="A31515"/>
          <w:highlight w:val="white"/>
        </w:rPr>
        <w:t>"code"</w:t>
      </w:r>
      <w:r>
        <w:rPr>
          <w:color w:val="000000"/>
          <w:highlight w:val="white"/>
        </w:rPr>
        <w:t xml:space="preserve">: </w:t>
      </w:r>
      <w:r>
        <w:rPr>
          <w:color w:val="0451A5"/>
          <w:highlight w:val="white"/>
        </w:rPr>
        <w:t>"107"</w:t>
      </w:r>
      <w:r>
        <w:rPr>
          <w:color w:val="000000"/>
          <w:highlight w:val="white"/>
        </w:rPr>
        <w:t>,</w:t>
      </w:r>
    </w:p>
    <w:p w14:paraId="557DB5F9">
      <w:pPr>
        <w:pStyle w:val="3"/>
        <w:jc w:val="left"/>
      </w:pPr>
      <w:r>
        <w:rPr>
          <w:rFonts w:hint="eastAsia"/>
          <w:color w:val="000000"/>
          <w:highlight w:val="white"/>
        </w:rPr>
        <w:t> </w:t>
      </w:r>
      <w:r>
        <w:rPr>
          <w:color w:val="000000"/>
          <w:highlight w:val="white"/>
        </w:rPr>
        <w:t xml:space="preserve">       </w:t>
      </w:r>
      <w:r>
        <w:rPr>
          <w:color w:val="A31515"/>
          <w:highlight w:val="white"/>
        </w:rPr>
        <w:t>"text"</w:t>
      </w:r>
      <w:r>
        <w:rPr>
          <w:color w:val="000000"/>
          <w:highlight w:val="white"/>
        </w:rPr>
        <w:t xml:space="preserve">: </w:t>
      </w:r>
      <w:r>
        <w:rPr>
          <w:color w:val="0451A5"/>
          <w:highlight w:val="white"/>
        </w:rPr>
        <w:t>"I need information to enforce writs of execution on this company"</w:t>
      </w:r>
    </w:p>
    <w:p w14:paraId="52BAE7C6">
      <w:pPr>
        <w:pStyle w:val="3"/>
        <w:jc w:val="left"/>
      </w:pPr>
      <w:r>
        <w:rPr>
          <w:rFonts w:hint="eastAsia"/>
          <w:color w:val="000000"/>
          <w:highlight w:val="white"/>
        </w:rPr>
        <w:t> </w:t>
      </w:r>
      <w:r>
        <w:rPr>
          <w:color w:val="000000"/>
          <w:highlight w:val="white"/>
        </w:rPr>
        <w:t xml:space="preserve">   }</w:t>
      </w:r>
    </w:p>
    <w:p w14:paraId="675A7A5C">
      <w:pPr>
        <w:pStyle w:val="3"/>
        <w:jc w:val="left"/>
      </w:pPr>
      <w:r>
        <w:rPr>
          <w:color w:val="000000"/>
          <w:highlight w:val="white"/>
        </w:rPr>
        <w:t>]</w:t>
      </w:r>
    </w:p>
    <w:p w14:paraId="2B648C68">
      <w:pPr>
        <w:pStyle w:val="3"/>
        <w:jc w:val="left"/>
      </w:pPr>
    </w:p>
  </w:comment>
  <w:comment w:id="11" w:author="GUO Cathy" w:date="2026-05-12T11:55:00Z" w:initials="CG">
    <w:p w14:paraId="137E756E">
      <w:pPr>
        <w:pStyle w:val="3"/>
        <w:jc w:val="left"/>
      </w:pPr>
      <w:r>
        <w:rPr>
          <w:rFonts w:hint="eastAsia"/>
        </w:rPr>
        <w:t>id可关联上后续操作</w:t>
      </w:r>
    </w:p>
  </w:comment>
  <w:comment w:id="12" w:author="GUO Cathy" w:date="2026-05-12T12:23:00Z" w:initials="CG">
    <w:p w14:paraId="273E501F">
      <w:pPr>
        <w:pStyle w:val="3"/>
        <w:jc w:val="left"/>
      </w:pPr>
      <w:r>
        <w:rPr>
          <w:rFonts w:hint="eastAsia"/>
          <w:color w:val="A31515"/>
          <w:highlight w:val="white"/>
        </w:rPr>
        <w:t>是的，"urbaStatus"</w:t>
      </w:r>
      <w:r>
        <w:rPr>
          <w:color w:val="000000"/>
          <w:highlight w:val="white"/>
        </w:rPr>
        <w:t xml:space="preserve">: </w:t>
      </w:r>
      <w:r>
        <w:rPr>
          <w:rFonts w:hint="eastAsia"/>
          <w:color w:val="0451A5"/>
          <w:highlight w:val="white"/>
        </w:rPr>
        <w:t>"ready"表示订单已完成,相关指标可取</w:t>
      </w:r>
    </w:p>
  </w:comment>
  <w:comment w:id="13" w:author="GUO Cathy" w:date="2026-05-12T14:46:00Z" w:initials="CG">
    <w:p w14:paraId="0BA448AC">
      <w:pPr>
        <w:pStyle w:val="3"/>
        <w:jc w:val="left"/>
      </w:pPr>
      <w:r>
        <w:rPr>
          <w:rFonts w:hint="eastAsia"/>
        </w:rPr>
        <w:t>该部分的含义对应到网页上的可视化为饼图的概览情况展示</w:t>
      </w:r>
    </w:p>
    <w:p w14:paraId="38849A9E">
      <w:pPr>
        <w:pStyle w:val="3"/>
        <w:jc w:val="left"/>
      </w:pPr>
      <w:r>
        <w:drawing>
          <wp:inline distT="0" distB="0" distL="0" distR="0">
            <wp:extent cx="2362200" cy="2584450"/>
            <wp:effectExtent l="0" t="0" r="0" b="6350"/>
            <wp:docPr id="5122" name="Picture 3" descr="Image"/>
            <wp:cNvGraphicFramePr/>
            <a:graphic xmlns:a="http://schemas.openxmlformats.org/drawingml/2006/main">
              <a:graphicData uri="http://schemas.openxmlformats.org/drawingml/2006/picture">
                <pic:pic xmlns:pic="http://schemas.openxmlformats.org/drawingml/2006/picture">
                  <pic:nvPicPr>
                    <pic:cNvPr id="5122" name="Picture 3" descr="Image"/>
                    <pic:cNvPicPr/>
                  </pic:nvPicPr>
                  <pic:blipFill>
                    <a:blip r:embed="rId2" cstate="print"/>
                    <a:srcRect/>
                    <a:stretch>
                      <a:fillRect/>
                    </a:stretch>
                  </pic:blipFill>
                  <pic:spPr>
                    <a:xfrm>
                      <a:off x="0" y="0"/>
                      <a:ext cx="2362321" cy="2584583"/>
                    </a:xfrm>
                    <a:prstGeom prst="rect">
                      <a:avLst/>
                    </a:prstGeom>
                  </pic:spPr>
                </pic:pic>
              </a:graphicData>
            </a:graphic>
          </wp:inline>
        </w:drawing>
      </w:r>
    </w:p>
    <w:p w14:paraId="522C78B6">
      <w:pPr>
        <w:pStyle w:val="3"/>
        <w:jc w:val="left"/>
      </w:pPr>
    </w:p>
    <w:p w14:paraId="0F1FCBBE">
      <w:pPr>
        <w:pStyle w:val="3"/>
        <w:jc w:val="left"/>
      </w:pPr>
      <w:r>
        <w:rPr>
          <w:rFonts w:hint="eastAsia"/>
        </w:rPr>
        <w:t>有些国家因为特殊情况会出现部分模块的内容在productStatus中为Not available。status为</w:t>
      </w:r>
      <w:r>
        <w:rPr>
          <w:rFonts w:hint="eastAsia"/>
          <w:color w:val="000000"/>
        </w:rPr>
        <w:t>NOT_AVAILABLE的模块在productDetails中的内容为空，项目中建议先判断productStatus.value不为0，再进行后续的相关信息提取流程，value和label的取值范围如下</w:t>
      </w:r>
    </w:p>
    <w:p w14:paraId="7B9F0452">
      <w:pPr>
        <w:pStyle w:val="3"/>
        <w:jc w:val="left"/>
      </w:pPr>
      <w:r>
        <w:rPr>
          <w:color w:val="000000"/>
        </w:rPr>
        <w:t>value</w:t>
      </w:r>
      <w:r>
        <w:rPr>
          <w:color w:val="000000"/>
        </w:rPr>
        <w:tab/>
      </w:r>
      <w:r>
        <w:rPr>
          <w:color w:val="000000"/>
        </w:rPr>
        <w:t>label</w:t>
      </w:r>
      <w:r>
        <w:rPr>
          <w:color w:val="000000"/>
        </w:rPr>
        <w:br w:type="textWrapping"/>
      </w:r>
      <w:r>
        <w:rPr>
          <w:color w:val="000000"/>
        </w:rPr>
        <w:t>0</w:t>
      </w:r>
      <w:r>
        <w:rPr>
          <w:color w:val="000000"/>
        </w:rPr>
        <w:tab/>
      </w:r>
      <w:r>
        <w:rPr>
          <w:color w:val="000000"/>
        </w:rPr>
        <w:t>NOT_AVAILABLE</w:t>
      </w:r>
      <w:r>
        <w:rPr>
          <w:color w:val="000000"/>
        </w:rPr>
        <w:br w:type="textWrapping"/>
      </w:r>
      <w:r>
        <w:rPr>
          <w:color w:val="000000"/>
        </w:rPr>
        <w:t>1</w:t>
      </w:r>
      <w:r>
        <w:rPr>
          <w:color w:val="000000"/>
        </w:rPr>
        <w:tab/>
      </w:r>
      <w:r>
        <w:rPr>
          <w:color w:val="000000"/>
        </w:rPr>
        <w:t>IN_PROGRESS</w:t>
      </w:r>
      <w:r>
        <w:rPr>
          <w:color w:val="000000"/>
        </w:rPr>
        <w:br w:type="textWrapping"/>
      </w:r>
      <w:r>
        <w:rPr>
          <w:color w:val="000000"/>
        </w:rPr>
        <w:t>2</w:t>
      </w:r>
      <w:r>
        <w:rPr>
          <w:color w:val="000000"/>
        </w:rPr>
        <w:tab/>
      </w:r>
      <w:r>
        <w:rPr>
          <w:color w:val="000000"/>
        </w:rPr>
        <w:t>WARNING</w:t>
      </w:r>
      <w:r>
        <w:rPr>
          <w:color w:val="000000"/>
        </w:rPr>
        <w:br w:type="textWrapping"/>
      </w:r>
      <w:r>
        <w:rPr>
          <w:color w:val="000000"/>
        </w:rPr>
        <w:t>3</w:t>
      </w:r>
      <w:r>
        <w:rPr>
          <w:color w:val="000000"/>
        </w:rPr>
        <w:tab/>
      </w:r>
      <w:r>
        <w:rPr>
          <w:color w:val="000000"/>
        </w:rPr>
        <w:t>KEEP_TRACK</w:t>
      </w:r>
      <w:r>
        <w:rPr>
          <w:color w:val="000000"/>
        </w:rPr>
        <w:br w:type="textWrapping"/>
      </w:r>
      <w:r>
        <w:rPr>
          <w:color w:val="000000"/>
        </w:rPr>
        <w:t>4</w:t>
      </w:r>
      <w:r>
        <w:rPr>
          <w:color w:val="000000"/>
        </w:rPr>
        <w:tab/>
      </w:r>
      <w:r>
        <w:rPr>
          <w:color w:val="000000"/>
        </w:rPr>
        <w:t>GOOD</w:t>
      </w:r>
    </w:p>
  </w:comment>
  <w:comment w:id="14" w:author="GUO Cathy" w:date="2026-05-12T15:22:00Z" w:initials="CG">
    <w:p w14:paraId="121B55A4">
      <w:pPr>
        <w:pStyle w:val="3"/>
        <w:jc w:val="left"/>
      </w:pPr>
      <w:r>
        <w:rPr>
          <w:rFonts w:hint="eastAsia"/>
          <w:color w:val="C00000"/>
        </w:rPr>
        <w:t>评级，国别风险和行业风险在json文件中是数组，既有当前信息也有历史信息，isCurrent=true为当前的评级分数，国别风险</w:t>
      </w:r>
      <w:r>
        <w:rPr>
          <w:color w:val="1A1A1A"/>
          <w:highlight w:val="white"/>
        </w:rPr>
        <w:t>countryRiskAssessment</w:t>
      </w:r>
      <w:r>
        <w:rPr>
          <w:rFonts w:hint="eastAsia"/>
          <w:color w:val="C00000"/>
        </w:rPr>
        <w:t xml:space="preserve"> ，行业风险</w:t>
      </w:r>
      <w:r>
        <w:rPr>
          <w:color w:val="1A1A1A"/>
          <w:highlight w:val="white"/>
        </w:rPr>
        <w:t>sectorRiskAssessment</w:t>
      </w:r>
      <w:r>
        <w:rPr>
          <w:rFonts w:hint="eastAsia"/>
          <w:color w:val="C00000"/>
        </w:rPr>
        <w:t xml:space="preserve"> 同理，debotRiskValue枚举值1-10见</w:t>
      </w:r>
      <w:r>
        <w:rPr>
          <w:rFonts w:hint="eastAsia"/>
        </w:rPr>
        <w:t>《海外客户评分卡项目和科法斯接口字段取数反馈表20260408.xlsx》中的sheet评分枚举值</w:t>
      </w:r>
    </w:p>
  </w:comment>
  <w:comment w:id="15" w:author="GUO Cathy" w:date="2026-05-12T15:23:00Z" w:initials="CG">
    <w:p w14:paraId="756405F4">
      <w:pPr>
        <w:pStyle w:val="3"/>
        <w:jc w:val="left"/>
      </w:pPr>
      <w:r>
        <w:rPr>
          <w:rFonts w:hint="eastAsia"/>
        </w:rPr>
        <w:t>在线开发网站上没有公开该信息，Coface单独提供</w:t>
      </w:r>
    </w:p>
  </w:comment>
  <w:comment w:id="16" w:author="GUO Cathy" w:date="2026-05-12T15:40:00Z" w:initials="CG">
    <w:p w14:paraId="7158E965">
      <w:pPr>
        <w:pStyle w:val="3"/>
        <w:jc w:val="left"/>
      </w:pPr>
      <w:r>
        <w:rPr>
          <w:rFonts w:hint="eastAsia"/>
        </w:rPr>
        <w:t>迟付指数在文件中只有一个值，json路径为productDetails.latePaymentIndex[0].value，虽然表示形式为数组，但是只有一个json对象元素，不建议考虑细分情况，取出文件中的唯一迟付指数即可，取值范围是</w:t>
      </w:r>
    </w:p>
    <w:p w14:paraId="7AFECAD0">
      <w:pPr>
        <w:pStyle w:val="3"/>
        <w:jc w:val="left"/>
      </w:pPr>
      <w:r>
        <w:rPr>
          <w:rFonts w:hint="eastAsia"/>
          <w:b/>
          <w:bCs/>
          <w:color w:val="000000"/>
        </w:rPr>
        <w:t>值 Value</w:t>
      </w:r>
      <w:r>
        <w:rPr>
          <w:rFonts w:hint="eastAsia"/>
          <w:b/>
          <w:bCs/>
          <w:color w:val="000000"/>
        </w:rPr>
        <w:tab/>
      </w:r>
      <w:r>
        <w:rPr>
          <w:rFonts w:hint="eastAsia"/>
          <w:b/>
          <w:bCs/>
          <w:color w:val="000000"/>
        </w:rPr>
        <w:t>描述 Description</w:t>
      </w:r>
    </w:p>
    <w:p w14:paraId="1BB788F9">
      <w:pPr>
        <w:pStyle w:val="3"/>
        <w:jc w:val="left"/>
      </w:pPr>
      <w:r>
        <w:rPr>
          <w:color w:val="333399"/>
        </w:rPr>
        <w:t>0</w:t>
      </w:r>
      <w:r>
        <w:rPr>
          <w:color w:val="333399"/>
        </w:rPr>
        <w:tab/>
      </w:r>
      <w:r>
        <w:rPr>
          <w:color w:val="333399"/>
        </w:rPr>
        <w:t> n/a</w:t>
      </w:r>
    </w:p>
    <w:p w14:paraId="6B0E7239">
      <w:pPr>
        <w:pStyle w:val="3"/>
        <w:jc w:val="left"/>
      </w:pPr>
      <w:r>
        <w:rPr>
          <w:color w:val="333399"/>
        </w:rPr>
        <w:t>1</w:t>
      </w:r>
      <w:r>
        <w:rPr>
          <w:color w:val="333399"/>
        </w:rPr>
        <w:tab/>
      </w:r>
      <w:r>
        <w:rPr>
          <w:color w:val="333399"/>
        </w:rPr>
        <w:t> n/a</w:t>
      </w:r>
    </w:p>
    <w:p w14:paraId="2440F6A2">
      <w:pPr>
        <w:pStyle w:val="3"/>
        <w:jc w:val="left"/>
      </w:pPr>
      <w:r>
        <w:rPr>
          <w:color w:val="333399"/>
        </w:rPr>
        <w:t>2</w:t>
      </w:r>
      <w:r>
        <w:rPr>
          <w:color w:val="333399"/>
        </w:rPr>
        <w:tab/>
      </w:r>
      <w:r>
        <w:rPr>
          <w:color w:val="333399"/>
        </w:rPr>
        <w:t> Considerable negative experience</w:t>
      </w:r>
    </w:p>
    <w:p w14:paraId="6B427D7D">
      <w:pPr>
        <w:pStyle w:val="3"/>
        <w:jc w:val="left"/>
      </w:pPr>
      <w:r>
        <w:rPr>
          <w:color w:val="333399"/>
        </w:rPr>
        <w:t>3</w:t>
      </w:r>
      <w:r>
        <w:rPr>
          <w:color w:val="333399"/>
        </w:rPr>
        <w:tab/>
      </w:r>
      <w:r>
        <w:rPr>
          <w:color w:val="333399"/>
        </w:rPr>
        <w:t> Some negative experience</w:t>
      </w:r>
    </w:p>
    <w:p w14:paraId="17B47BEA">
      <w:pPr>
        <w:pStyle w:val="3"/>
        <w:jc w:val="left"/>
      </w:pPr>
      <w:r>
        <w:rPr>
          <w:color w:val="333399"/>
        </w:rPr>
        <w:t>4</w:t>
      </w:r>
      <w:r>
        <w:rPr>
          <w:color w:val="333399"/>
        </w:rPr>
        <w:tab/>
      </w:r>
      <w:r>
        <w:rPr>
          <w:color w:val="333399"/>
        </w:rPr>
        <w:t> No negative experience</w:t>
      </w:r>
    </w:p>
  </w:comment>
  <w:comment w:id="17" w:author="GUO Cathy" w:date="2026-05-12T16:00:00Z" w:initials="CG">
    <w:p w14:paraId="26A23735">
      <w:pPr>
        <w:pStyle w:val="3"/>
        <w:jc w:val="left"/>
      </w:pPr>
      <w:r>
        <w:rPr>
          <w:rFonts w:hint="eastAsia"/>
        </w:rPr>
        <w:t>见这个文件《海外客户评分卡项目和科法斯接口字段取数反馈表20260408.xlsx》，未公开放在网上链接</w:t>
      </w:r>
    </w:p>
  </w:comment>
  <w:comment w:id="18" w:author="GUO Cathy" w:date="2026-05-12T16:03:00Z" w:initials="CG">
    <w:p w14:paraId="20D0ED6B">
      <w:pPr>
        <w:pStyle w:val="3"/>
        <w:jc w:val="left"/>
      </w:pPr>
      <w:r>
        <w:rPr>
          <w:rFonts w:hint="eastAsia"/>
        </w:rPr>
        <w:t>《海外客户评分卡项目和科法斯接口字段取数反馈表20260408.xlsx》中的naceCode REV</w:t>
      </w:r>
      <w:r>
        <w:t>2.1</w:t>
      </w:r>
      <w:r>
        <w:rPr>
          <w:rFonts w:hint="eastAsia"/>
        </w:rPr>
        <w:t>表，虽然Coface生产环境中现在使用的是nace</w:t>
      </w:r>
      <w:r>
        <w:t>2.0</w:t>
      </w:r>
      <w:r>
        <w:rPr>
          <w:rFonts w:hint="eastAsia"/>
        </w:rPr>
        <w:t>，Coface计划下月再生产环境中升级到</w:t>
      </w:r>
      <w:r>
        <w:t>2.1</w:t>
      </w:r>
      <w:r>
        <w:rPr>
          <w:rFonts w:hint="eastAsia"/>
        </w:rPr>
        <w:t>，给Sany的测试环境中已配置nace v</w:t>
      </w:r>
      <w:r>
        <w:t>2.1</w:t>
      </w:r>
    </w:p>
  </w:comment>
  <w:comment w:id="19" w:author="GUO Cathy" w:date="2026-05-12T17:13:00Z" w:initials="CG">
    <w:p w14:paraId="6EEB26C8">
      <w:pPr>
        <w:pStyle w:val="3"/>
        <w:jc w:val="left"/>
      </w:pPr>
      <w:r>
        <w:rPr>
          <w:rFonts w:hint="eastAsia"/>
        </w:rPr>
        <w:t>金额类型为number，</w:t>
      </w:r>
      <w:r>
        <w:t>4</w:t>
      </w:r>
      <w:r>
        <w:rPr>
          <w:rFonts w:hint="eastAsia"/>
        </w:rPr>
        <w:t>位小数，财务的货币单位可以Coface后台配置为USD</w:t>
      </w:r>
    </w:p>
  </w:comment>
  <w:comment w:id="20" w:author="GUO Cathy" w:date="2026-05-13T11:36:00Z" w:initials="CG">
    <w:p w14:paraId="34329FB4">
      <w:pPr>
        <w:pStyle w:val="3"/>
        <w:jc w:val="left"/>
      </w:pPr>
      <w:r>
        <w:rPr>
          <w:rFonts w:hint="eastAsia"/>
        </w:rPr>
        <w:t>按照前期沟通的方案逻辑，先订购urba再订购report，理论上在订购urba后，sany是已经有目标公司的icon号码和countyCode，是否还有调用该接口的必要？是否还有其他使用场景？</w:t>
      </w:r>
    </w:p>
  </w:comment>
  <w:comment w:id="21" w:author="GUO Cathy" w:date="2026-05-13T12:01:00Z" w:initials="CG">
    <w:p w14:paraId="48500D9B">
      <w:pPr>
        <w:pStyle w:val="3"/>
        <w:jc w:val="left"/>
      </w:pPr>
      <w:r>
        <w:rPr>
          <w:rFonts w:hint="eastAsia"/>
        </w:rPr>
        <w:t>不是order ID是publication ID</w:t>
      </w:r>
    </w:p>
    <w:p w14:paraId="22C9B355">
      <w:pPr>
        <w:pStyle w:val="3"/>
        <w:jc w:val="left"/>
      </w:pPr>
      <w:r>
        <w:drawing>
          <wp:inline distT="0" distB="0" distL="0" distR="0">
            <wp:extent cx="5273675" cy="3364230"/>
            <wp:effectExtent l="0" t="0" r="3175" b="7620"/>
            <wp:docPr id="5123" name="Picture 1" descr="Image"/>
            <wp:cNvGraphicFramePr/>
            <a:graphic xmlns:a="http://schemas.openxmlformats.org/drawingml/2006/main">
              <a:graphicData uri="http://schemas.openxmlformats.org/drawingml/2006/picture">
                <pic:pic xmlns:pic="http://schemas.openxmlformats.org/drawingml/2006/picture">
                  <pic:nvPicPr>
                    <pic:cNvPr id="5123" name="Picture 1" descr="Image"/>
                    <pic:cNvPicPr/>
                  </pic:nvPicPr>
                  <pic:blipFill>
                    <a:blip r:embed="rId3" cstate="print"/>
                    <a:srcRect/>
                    <a:stretch>
                      <a:fillRect/>
                    </a:stretch>
                  </pic:blipFill>
                  <pic:spPr>
                    <a:xfrm>
                      <a:off x="0" y="0"/>
                      <a:ext cx="5273675" cy="3364230"/>
                    </a:xfrm>
                    <a:prstGeom prst="rect">
                      <a:avLst/>
                    </a:prstGeom>
                  </pic:spPr>
                </pic:pic>
              </a:graphicData>
            </a:graphic>
          </wp:inline>
        </w:drawing>
      </w:r>
    </w:p>
  </w:comment>
  <w:comment w:id="22" w:author="GUO Cathy" w:date="2026-05-13T13:25:00Z" w:initials="CG">
    <w:p w14:paraId="5CA28FC6">
      <w:pPr>
        <w:pStyle w:val="3"/>
        <w:jc w:val="left"/>
      </w:pPr>
      <w:r>
        <w:rPr>
          <w:rFonts w:hint="eastAsia"/>
        </w:rPr>
        <w:t>除这些https://coface.github.io/utilities/CLA-CS_countries.xlsx国家外，其余国家支持一个订单订购两种格式，为了方便API的订单便于sany在科法斯的网页端查看，建议第一格式为pdf，第二格式为json</w:t>
      </w:r>
    </w:p>
    <w:p w14:paraId="435EC08E">
      <w:pPr>
        <w:pStyle w:val="3"/>
        <w:jc w:val="left"/>
      </w:pPr>
      <w:r>
        <w:drawing>
          <wp:inline distT="0" distB="0" distL="0" distR="0">
            <wp:extent cx="1098550" cy="463550"/>
            <wp:effectExtent l="0" t="0" r="6350" b="0"/>
            <wp:docPr id="5124" name="Picture 2" descr="Image"/>
            <wp:cNvGraphicFramePr/>
            <a:graphic xmlns:a="http://schemas.openxmlformats.org/drawingml/2006/main">
              <a:graphicData uri="http://schemas.openxmlformats.org/drawingml/2006/picture">
                <pic:pic xmlns:pic="http://schemas.openxmlformats.org/drawingml/2006/picture">
                  <pic:nvPicPr>
                    <pic:cNvPr id="5124" name="Picture 2" descr="Image"/>
                    <pic:cNvPicPr/>
                  </pic:nvPicPr>
                  <pic:blipFill>
                    <a:blip r:embed="rId4" cstate="print"/>
                    <a:srcRect/>
                    <a:stretch>
                      <a:fillRect/>
                    </a:stretch>
                  </pic:blipFill>
                  <pic:spPr>
                    <a:xfrm>
                      <a:off x="0" y="0"/>
                      <a:ext cx="1098606" cy="463574"/>
                    </a:xfrm>
                    <a:prstGeom prst="rect">
                      <a:avLst/>
                    </a:prstGeom>
                  </pic:spPr>
                </pic:pic>
              </a:graphicData>
            </a:graphic>
          </wp:inline>
        </w:drawing>
      </w:r>
    </w:p>
  </w:comment>
  <w:comment w:id="23" w:author="Liu, Steven S.Y. (SH/TECH)" w:date="2026-05-22T14:37:00Z" w:initials="SL">
    <w:p w14:paraId="20FCC6A6">
      <w:pPr>
        <w:pStyle w:val="3"/>
        <w:jc w:val="left"/>
      </w:pPr>
      <w:r>
        <w:rPr>
          <w:rFonts w:hint="eastAsia"/>
        </w:rPr>
        <w:t>增加日本</w:t>
      </w:r>
      <w:r>
        <w:t xml:space="preserve">JP JAPAN </w:t>
      </w:r>
      <w:r>
        <w:rPr>
          <w:rFonts w:hint="eastAsia"/>
        </w:rPr>
        <w:t>为不支持双格式国家，共</w:t>
      </w:r>
      <w:r>
        <w:t>36</w:t>
      </w:r>
      <w:r>
        <w:rPr>
          <w:rFonts w:hint="eastAsia"/>
        </w:rPr>
        <w:t>个</w:t>
      </w:r>
    </w:p>
  </w:comment>
  <w:comment w:id="24" w:author="Liu, Steven S.Y. (SH/TECH)" w:date="2026-05-22T14:37:00Z" w:initials="SL">
    <w:p w14:paraId="0B84B11D">
      <w:pPr>
        <w:pStyle w:val="3"/>
        <w:jc w:val="left"/>
      </w:pPr>
      <w:r>
        <w:t xml:space="preserve">5/21 </w:t>
      </w:r>
      <w:r>
        <w:rPr>
          <w:rFonts w:hint="eastAsia"/>
        </w:rPr>
        <w:t>Cathy： 不支持双格式report的那36个国家，科法斯现在做批量订单是分两个订单的，一个订单下json，一个下PDF，您设计API下单时，如果需要两种格式的话也可以考虑这种方式，需要两个订单在同一天内，以便两个不同格式订单的返回内容是一致</w:t>
      </w:r>
    </w:p>
  </w:comment>
  <w:comment w:id="25" w:author="GUO Cathy" w:date="2026-05-13T14:03:00Z" w:initials="CG">
    <w:p w14:paraId="26730668">
      <w:pPr>
        <w:pStyle w:val="3"/>
        <w:jc w:val="left"/>
      </w:pPr>
      <w:r>
        <w:rPr>
          <w:rFonts w:hint="eastAsia"/>
        </w:rPr>
        <w:t>没必要做此判断，用</w:t>
      </w:r>
      <w:r>
        <w:rPr>
          <w:color w:val="000000"/>
        </w:rPr>
        <w:t>/publications/orders?id={</w:t>
      </w:r>
      <w:r>
        <w:rPr>
          <w:rFonts w:hint="eastAsia"/>
          <w:color w:val="000000"/>
        </w:rPr>
        <w:t>订单ID</w:t>
      </w:r>
      <w:r>
        <w:rPr>
          <w:color w:val="000000"/>
        </w:rPr>
        <w:t>}</w:t>
      </w:r>
      <w:r>
        <w:rPr>
          <w:rFonts w:hint="eastAsia"/>
          <w:color w:val="000000"/>
        </w:rPr>
        <w:t>查出来的</w:t>
      </w:r>
      <w:r>
        <w:rPr>
          <w:color w:val="000000"/>
        </w:rPr>
        <w:t>status</w:t>
      </w:r>
      <w:r>
        <w:rPr>
          <w:rFonts w:hint="eastAsia"/>
          <w:color w:val="000000"/>
        </w:rPr>
        <w:t>为ready表示订单数据已准备好</w:t>
      </w:r>
    </w:p>
  </w:comment>
  <w:comment w:id="26" w:author="GUO Cathy" w:date="2026-05-13T14:22:00Z" w:initials="CG">
    <w:p w14:paraId="32A3AB88">
      <w:pPr>
        <w:pStyle w:val="3"/>
        <w:jc w:val="left"/>
      </w:pPr>
      <w:r>
        <w:rPr>
          <w:rFonts w:hint="eastAsia"/>
        </w:rPr>
        <w:t>是这个位置的，路径前漏掉了第一层节点icon，完整路径为icon.creditReport.company.registration.date</w:t>
      </w:r>
    </w:p>
  </w:comment>
  <w:comment w:id="27" w:author="GUO Cathy" w:date="2026-05-14T12:23:00Z" w:initials="CG">
    <w:p w14:paraId="6E6C74D4">
      <w:pPr>
        <w:pStyle w:val="3"/>
        <w:jc w:val="left"/>
      </w:pPr>
      <w:r>
        <w:rPr>
          <w:rFonts w:hint="eastAsia"/>
        </w:rPr>
        <w:t>该部分回答内容较多，见左边正文中的回复</w:t>
      </w:r>
    </w:p>
  </w:comment>
  <w:comment w:id="28" w:author="GUO Cathy" w:date="2026-05-14T14:41:00Z" w:initials="CG">
    <w:p w14:paraId="683DB8EF">
      <w:pPr>
        <w:pStyle w:val="3"/>
        <w:jc w:val="left"/>
      </w:pPr>
      <w:r>
        <w:rPr>
          <w:rFonts w:hint="eastAsia"/>
        </w:rPr>
        <w:t>报告中是文字描述法律诉讼信息，无法一概而论所有法律事件中包含标的金额，</w:t>
      </w:r>
    </w:p>
  </w:comment>
  <w:comment w:id="29" w:author="GUO Cathy" w:date="2026-05-14T13:14:00Z" w:initials="CG">
    <w:p w14:paraId="30DC95ED">
      <w:pPr>
        <w:pStyle w:val="3"/>
        <w:jc w:val="left"/>
      </w:pPr>
      <w:r>
        <w:rPr>
          <w:rFonts w:hint="eastAsia"/>
        </w:rPr>
        <w:t xml:space="preserve">三种share </w:t>
      </w:r>
      <w:r>
        <w:t>capital</w:t>
      </w:r>
      <w:r>
        <w:rPr>
          <w:rFonts w:hint="eastAsia"/>
        </w:rPr>
        <w:t>的路径均在icon.creditReport.shareCapital节点下，不同公司获取到的Captical类型不固定，科法斯在此节点中展示该公司能获取到的全量capital类型，根据三个类型的capitalAmount以及capitalCurrency</w:t>
      </w:r>
      <w:r>
        <w:t>.value</w:t>
      </w:r>
      <w:r>
        <w:rPr>
          <w:rFonts w:hint="eastAsia"/>
        </w:rPr>
        <w:t>提取货币币种</w:t>
      </w:r>
      <w:r>
        <w:t>,</w:t>
      </w:r>
      <w:r>
        <w:rPr>
          <w:rFonts w:hint="eastAsia"/>
        </w:rPr>
        <w:t>目前报告中无法统一设置share capital的币种，如有需要，客户可根据报告中的currency</w:t>
      </w:r>
      <w:r>
        <w:t>.value</w:t>
      </w:r>
      <w:r>
        <w:rPr>
          <w:rFonts w:hint="eastAsia"/>
        </w:rPr>
        <w:t>与客户所需币种的进行换算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A0EEBB" w15:done="0"/>
  <w15:commentEx w15:paraId="665B0513" w15:done="0"/>
  <w15:commentEx w15:paraId="5149AFF8" w15:done="0"/>
  <w15:commentEx w15:paraId="2AEB7452" w15:done="0"/>
  <w15:commentEx w15:paraId="4685DC04" w15:done="0"/>
  <w15:commentEx w15:paraId="0721E297" w15:done="0"/>
  <w15:commentEx w15:paraId="4BDA324A" w15:done="0"/>
  <w15:commentEx w15:paraId="22308030" w15:done="0"/>
  <w15:commentEx w15:paraId="7803753B" w15:done="0"/>
  <w15:commentEx w15:paraId="77CC1159" w15:done="0"/>
  <w15:commentEx w15:paraId="2B648C68" w15:done="0"/>
  <w15:commentEx w15:paraId="137E756E" w15:done="0"/>
  <w15:commentEx w15:paraId="273E501F" w15:done="0"/>
  <w15:commentEx w15:paraId="7B9F0452" w15:done="0"/>
  <w15:commentEx w15:paraId="121B55A4" w15:done="0"/>
  <w15:commentEx w15:paraId="756405F4" w15:done="0"/>
  <w15:commentEx w15:paraId="17B47BEA" w15:done="0"/>
  <w15:commentEx w15:paraId="26A23735" w15:done="0"/>
  <w15:commentEx w15:paraId="20D0ED6B" w15:done="0"/>
  <w15:commentEx w15:paraId="6EEB26C8" w15:done="0"/>
  <w15:commentEx w15:paraId="34329FB4" w15:done="0"/>
  <w15:commentEx w15:paraId="22C9B355" w15:done="0"/>
  <w15:commentEx w15:paraId="435EC08E" w15:done="0"/>
  <w15:commentEx w15:paraId="20FCC6A6" w15:done="0" w15:paraIdParent="435EC08E"/>
  <w15:commentEx w15:paraId="0B84B11D" w15:done="0" w15:paraIdParent="435EC08E"/>
  <w15:commentEx w15:paraId="26730668" w15:done="0"/>
  <w15:commentEx w15:paraId="32A3AB88" w15:done="0"/>
  <w15:commentEx w15:paraId="6E6C74D4" w15:done="0"/>
  <w15:commentEx w15:paraId="683DB8EF" w15:done="0"/>
  <w15:commentEx w15:paraId="30DC95E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002030204"/>
    <w:charset w:val="00"/>
    <w:family w:val="swiss"/>
    <w:pitch w:val="default"/>
    <w:sig w:usb0="00000000" w:usb1="00000000" w:usb2="00000009" w:usb3="00000000" w:csb0="000001FF" w:csb1="00000000"/>
  </w:font>
  <w:font w:name="微软雅黑">
    <w:altName w:val="汉仪旗黑"/>
    <w:panose1 w:val="020B0503020002020204"/>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A7C4A">
    <w:pPr>
      <w:pStyle w:val="4"/>
    </w:pPr>
    <w:r>
      <mc:AlternateContent>
        <mc:Choice Requires="wps">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7155180" cy="10139045"/>
              <wp:effectExtent l="0" t="0" r="0" b="0"/>
              <wp:wrapNone/>
              <wp:docPr id="4099" name="矩形 1"/>
              <wp:cNvGraphicFramePr/>
              <a:graphic xmlns:a="http://schemas.openxmlformats.org/drawingml/2006/main">
                <a:graphicData uri="http://schemas.microsoft.com/office/word/2010/wordprocessingShape">
                  <wps:wsp>
                    <wps:cNvSpPr/>
                    <wps:spPr>
                      <a:xfrm>
                        <a:off x="0" y="0"/>
                        <a:ext cx="7155179" cy="10139045"/>
                      </a:xfrm>
                      <a:prstGeom prst="rect">
                        <a:avLst/>
                      </a:prstGeom>
                      <a:ln w="15875" cap="flat" cmpd="sng">
                        <a:solidFill>
                          <a:srgbClr val="757070"/>
                        </a:solidFill>
                        <a:prstDash val="solid"/>
                        <a:miter/>
                      </a:ln>
                    </wps:spPr>
                    <wps:bodyPr/>
                  </wps:wsp>
                </a:graphicData>
              </a:graphic>
              <wp14:sizeRelH relativeFrom="page">
                <wp14:pctWidth>95000</wp14:pctWidth>
              </wp14:sizeRelH>
              <wp14:sizeRelV relativeFrom="page">
                <wp14:pctHeight>95000</wp14:pctHeight>
              </wp14:sizeRelV>
            </wp:anchor>
          </w:drawing>
        </mc:Choice>
        <mc:Fallback>
          <w:pict>
            <v:rect id="矩形 1" o:spid="_x0000_s1026" o:spt="1" style="position:absolute;left:0pt;height:798.35pt;width:563.4pt;mso-position-horizontal:center;mso-position-horizontal-relative:page;mso-position-vertical:center;mso-position-vertical-relative:page;z-index:251659264;mso-width-relative:page;mso-height-relative:page;mso-width-percent:950;mso-height-percent:950;" filled="f" stroked="t" coordsize="21600,21600" o:gfxdata="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uOCXHXAAAABwEAAA8AAAAAAAAAAQAgAAAAIgAA&#10;AGRycy9kb3ducmV2LnhtbFBLAQIUABQAAAAIAIdO4kD8T8+O0AEAAJADAAAOAAAAAAAAAAEAIAAA&#10;ACYBAABkcnMvZTJvRG9jLnhtbFBLBQYAAAAABgAGAFkBAABoBQAAAAA=&#10;">
              <v:fill on="f" focussize="0,0"/>
              <v:stroke weight="1.25pt" color="#757070" joinstyle="miter"/>
              <v:imagedata o:title=""/>
              <o:lock v:ext="edit" aspectratio="f"/>
            </v:rect>
          </w:pict>
        </mc:Fallback>
      </mc:AlternateContent>
    </w:r>
    <w:r>
      <w:rPr>
        <w:color w:val="5B9BD5"/>
        <w:lang w:val="zh-CN"/>
      </w:rPr>
      <w:t xml:space="preserve"> </w:t>
    </w:r>
    <w:r>
      <w:rPr>
        <w:rFonts w:ascii="Calibri Light" w:hAnsi="Calibri Light" w:eastAsia="宋体" w:cs="宋体"/>
        <w:color w:val="5B9BD5"/>
        <w:sz w:val="20"/>
        <w:szCs w:val="20"/>
        <w:lang w:val="zh-CN"/>
      </w:rPr>
      <w:t xml:space="preserve">页 </w:t>
    </w:r>
    <w:r>
      <w:rPr>
        <w:color w:val="5B9BD5"/>
        <w:sz w:val="20"/>
        <w:szCs w:val="20"/>
      </w:rPr>
      <w:fldChar w:fldCharType="begin"/>
    </w:r>
    <w:r>
      <w:rPr>
        <w:color w:val="5B9BD5"/>
        <w:sz w:val="20"/>
        <w:szCs w:val="20"/>
      </w:rPr>
      <w:instrText xml:space="preserve">PAGE    \* MERGEFORMAT</w:instrText>
    </w:r>
    <w:r>
      <w:rPr>
        <w:color w:val="5B9BD5"/>
        <w:sz w:val="20"/>
        <w:szCs w:val="20"/>
      </w:rPr>
      <w:fldChar w:fldCharType="separate"/>
    </w:r>
    <w:r>
      <w:rPr>
        <w:rFonts w:ascii="Calibri Light" w:hAnsi="Calibri Light" w:eastAsia="宋体" w:cs="宋体"/>
        <w:color w:val="5B9BD5"/>
        <w:sz w:val="20"/>
        <w:szCs w:val="20"/>
        <w:lang w:val="zh-CN"/>
      </w:rPr>
      <w:t>35</w:t>
    </w:r>
    <w:r>
      <w:rPr>
        <w:rFonts w:ascii="Calibri Light" w:hAnsi="Calibri Light" w:eastAsia="宋体" w:cs="宋体"/>
        <w:color w:val="5B9BD5"/>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461AB">
    <w:r>
      <w:drawing>
        <wp:anchor distT="0" distB="0" distL="0" distR="0" simplePos="0" relativeHeight="251659264" behindDoc="1" locked="0" layoutInCell="0" allowOverlap="1">
          <wp:simplePos x="0" y="0"/>
          <wp:positionH relativeFrom="margin">
            <wp:align>center</wp:align>
          </wp:positionH>
          <wp:positionV relativeFrom="margin">
            <wp:align>center</wp:align>
          </wp:positionV>
          <wp:extent cx="5257800" cy="8858250"/>
          <wp:effectExtent l="0" t="0" r="0" b="0"/>
          <wp:wrapNone/>
          <wp:docPr id="4098"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_x0000_t75"/>
                  <pic:cNvPicPr>
                    <a:picLocks noChangeAspect="1"/>
                  </pic:cNvPicPr>
                </pic:nvPicPr>
                <pic:blipFill>
                  <a:blip r:embed="rId1" cstate="print"/>
                  <a:srcRect/>
                  <a:stretch>
                    <a:fillRect/>
                  </a:stretch>
                </pic:blipFill>
                <pic:spPr>
                  <a:xfrm>
                    <a:off x="0" y="0"/>
                    <a:ext cx="5257800" cy="8858250"/>
                  </a:xfrm>
                  <a:prstGeom prst="rect">
                    <a:avLst/>
                  </a:prstGeom>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
      <w:lvlJc w:val="left"/>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
    <w:nsid w:val="00000001"/>
    <w:multiLevelType w:val="multilevel"/>
    <w:tmpl w:val="00000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000002"/>
    <w:multiLevelType w:val="singleLevel"/>
    <w:tmpl w:val="00000002"/>
    <w:lvl w:ilvl="0" w:tentative="0">
      <w:start w:val="1"/>
      <w:numFmt w:val="bullet"/>
      <w:lvlText w:val="•"/>
      <w:lvlJc w:val="left"/>
      <w:pPr>
        <w:tabs>
          <w:tab w:val="left" w:pos="340"/>
        </w:tabs>
        <w:ind w:left="340" w:hanging="340"/>
      </w:pPr>
      <w:rPr>
        <w:rFonts w:hint="default" w:ascii="Arial" w:hAnsi="Arial" w:cs="Arial"/>
        <w:color w:val="auto"/>
        <w:sz w:val="24"/>
      </w:rPr>
    </w:lvl>
  </w:abstractNum>
  <w:abstractNum w:abstractNumId="3">
    <w:nsid w:val="00000003"/>
    <w:multiLevelType w:val="multilevel"/>
    <w:tmpl w:val="00000003"/>
    <w:lvl w:ilvl="0" w:tentative="0">
      <w:start w:val="1"/>
      <w:numFmt w:val="decimal"/>
      <w:lvlText w:val="%1."/>
      <w:lvlJc w:val="left"/>
      <w:pPr>
        <w:ind w:left="420" w:hanging="420"/>
      </w:pPr>
      <w:rPr>
        <w:rFonts w:ascii="宋体" w:hAnsi="宋体" w:eastAsia="宋体"/>
        <w:sz w:val="36"/>
      </w:rPr>
    </w:lvl>
    <w:lvl w:ilvl="1" w:tentative="0">
      <w:start w:val="1"/>
      <w:numFmt w:val="decimal"/>
      <w:isLgl/>
      <w:lvlText w:val="%1.%2"/>
      <w:lvlJc w:val="left"/>
      <w:pPr>
        <w:ind w:left="645" w:hanging="645"/>
      </w:pPr>
      <w:rPr>
        <w:rFonts w:hint="default" w:cs="Arial"/>
        <w:b/>
        <w:color w:val="000000"/>
        <w:sz w:val="32"/>
      </w:rPr>
    </w:lvl>
    <w:lvl w:ilvl="2" w:tentative="0">
      <w:start w:val="1"/>
      <w:numFmt w:val="decimal"/>
      <w:isLgl/>
      <w:lvlText w:val="%1.%2.%3"/>
      <w:lvlJc w:val="left"/>
      <w:pPr>
        <w:ind w:left="720" w:hanging="720"/>
      </w:pPr>
      <w:rPr>
        <w:rFonts w:hint="default" w:cs="Arial"/>
        <w:b w:val="0"/>
        <w:bCs/>
        <w:color w:val="000000"/>
        <w:sz w:val="20"/>
        <w:szCs w:val="14"/>
      </w:rPr>
    </w:lvl>
    <w:lvl w:ilvl="3" w:tentative="0">
      <w:start w:val="1"/>
      <w:numFmt w:val="decimal"/>
      <w:isLgl/>
      <w:lvlText w:val="%1.%2.%3.%4"/>
      <w:lvlJc w:val="left"/>
      <w:pPr>
        <w:ind w:left="1080" w:hanging="1080"/>
      </w:pPr>
      <w:rPr>
        <w:rFonts w:hint="default" w:cs="Arial"/>
        <w:b/>
        <w:color w:val="245BDB"/>
        <w:sz w:val="32"/>
      </w:rPr>
    </w:lvl>
    <w:lvl w:ilvl="4" w:tentative="0">
      <w:start w:val="1"/>
      <w:numFmt w:val="decimal"/>
      <w:isLgl/>
      <w:lvlText w:val="%1.%2.%3.%4.%5"/>
      <w:lvlJc w:val="left"/>
      <w:pPr>
        <w:ind w:left="1080" w:hanging="1080"/>
      </w:pPr>
      <w:rPr>
        <w:rFonts w:hint="default" w:cs="Arial"/>
        <w:b/>
        <w:color w:val="245BDB"/>
        <w:sz w:val="32"/>
      </w:rPr>
    </w:lvl>
    <w:lvl w:ilvl="5" w:tentative="0">
      <w:start w:val="1"/>
      <w:numFmt w:val="decimal"/>
      <w:isLgl/>
      <w:lvlText w:val="%1.%2.%3.%4.%5.%6"/>
      <w:lvlJc w:val="left"/>
      <w:pPr>
        <w:ind w:left="1440" w:hanging="1440"/>
      </w:pPr>
      <w:rPr>
        <w:rFonts w:hint="default" w:cs="Arial"/>
        <w:b/>
        <w:color w:val="245BDB"/>
        <w:sz w:val="32"/>
      </w:rPr>
    </w:lvl>
    <w:lvl w:ilvl="6" w:tentative="0">
      <w:start w:val="1"/>
      <w:numFmt w:val="decimal"/>
      <w:isLgl/>
      <w:lvlText w:val="%1.%2.%3.%4.%5.%6.%7"/>
      <w:lvlJc w:val="left"/>
      <w:pPr>
        <w:ind w:left="1440" w:hanging="1440"/>
      </w:pPr>
      <w:rPr>
        <w:rFonts w:hint="default" w:cs="Arial"/>
        <w:b/>
        <w:color w:val="245BDB"/>
        <w:sz w:val="32"/>
      </w:rPr>
    </w:lvl>
    <w:lvl w:ilvl="7" w:tentative="0">
      <w:start w:val="1"/>
      <w:numFmt w:val="decimal"/>
      <w:isLgl/>
      <w:lvlText w:val="%1.%2.%3.%4.%5.%6.%7.%8"/>
      <w:lvlJc w:val="left"/>
      <w:pPr>
        <w:ind w:left="1800" w:hanging="1800"/>
      </w:pPr>
      <w:rPr>
        <w:rFonts w:hint="default" w:cs="Arial"/>
        <w:b/>
        <w:color w:val="245BDB"/>
        <w:sz w:val="32"/>
      </w:rPr>
    </w:lvl>
    <w:lvl w:ilvl="8" w:tentative="0">
      <w:start w:val="1"/>
      <w:numFmt w:val="decimal"/>
      <w:isLgl/>
      <w:lvlText w:val="%1.%2.%3.%4.%5.%6.%7.%8.%9"/>
      <w:lvlJc w:val="left"/>
      <w:pPr>
        <w:ind w:left="1800" w:hanging="1800"/>
      </w:pPr>
      <w:rPr>
        <w:rFonts w:hint="default" w:cs="Arial"/>
        <w:b/>
        <w:color w:val="245BDB"/>
        <w:sz w:val="32"/>
      </w:rPr>
    </w:lvl>
  </w:abstractNum>
  <w:abstractNum w:abstractNumId="4">
    <w:nsid w:val="00000004"/>
    <w:multiLevelType w:val="singleLevel"/>
    <w:tmpl w:val="00000004"/>
    <w:lvl w:ilvl="0" w:tentative="0">
      <w:start w:val="1"/>
      <w:numFmt w:val="bullet"/>
      <w:lvlText w:val="•"/>
      <w:lvlJc w:val="left"/>
      <w:pPr>
        <w:tabs>
          <w:tab w:val="left" w:pos="340"/>
        </w:tabs>
        <w:ind w:left="340" w:hanging="340"/>
      </w:pPr>
      <w:rPr>
        <w:rFonts w:hint="default" w:ascii="Arial" w:hAnsi="Arial" w:cs="Arial"/>
        <w:color w:val="auto"/>
        <w:sz w:val="24"/>
      </w:rPr>
    </w:lvl>
  </w:abstractNum>
  <w:abstractNum w:abstractNumId="5">
    <w:nsid w:val="00000005"/>
    <w:multiLevelType w:val="singleLevel"/>
    <w:tmpl w:val="00000005"/>
    <w:lvl w:ilvl="0" w:tentative="0">
      <w:start w:val="1"/>
      <w:numFmt w:val="bullet"/>
      <w:lvlText w:val="•"/>
      <w:lvlJc w:val="left"/>
      <w:pPr>
        <w:tabs>
          <w:tab w:val="left" w:pos="340"/>
        </w:tabs>
        <w:ind w:left="340" w:hanging="340"/>
      </w:pPr>
      <w:rPr>
        <w:rFonts w:hint="default" w:ascii="Arial" w:hAnsi="Arial" w:cs="Arial"/>
        <w:color w:val="auto"/>
        <w:sz w:val="24"/>
      </w:rPr>
    </w:lvl>
  </w:abstractNum>
  <w:abstractNum w:abstractNumId="6">
    <w:nsid w:val="00000006"/>
    <w:multiLevelType w:val="singleLevel"/>
    <w:tmpl w:val="00000006"/>
    <w:lvl w:ilvl="0" w:tentative="0">
      <w:start w:val="1"/>
      <w:numFmt w:val="bullet"/>
      <w:lvlText w:val="•"/>
      <w:lvlJc w:val="left"/>
      <w:pPr>
        <w:tabs>
          <w:tab w:val="left" w:pos="340"/>
        </w:tabs>
        <w:ind w:left="340" w:hanging="340"/>
      </w:pPr>
      <w:rPr>
        <w:rFonts w:hint="default" w:ascii="Arial" w:hAnsi="Arial" w:cs="Arial"/>
        <w:color w:val="auto"/>
        <w:sz w:val="24"/>
      </w:rPr>
    </w:lvl>
  </w:abstractNum>
  <w:num w:numId="1">
    <w:abstractNumId w:val="0"/>
  </w:num>
  <w:num w:numId="2">
    <w:abstractNumId w:val="3"/>
  </w:num>
  <w:num w:numId="3">
    <w:abstractNumId w:val="4"/>
  </w:num>
  <w:num w:numId="4">
    <w:abstractNumId w:val="6"/>
  </w:num>
  <w:num w:numId="5">
    <w:abstractNumId w:val="2"/>
  </w:num>
  <w:num w:numId="6">
    <w:abstractNumId w:val="5"/>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UO Cathy">
    <w15:presenceInfo w15:providerId="None" w15:userId="GUO Cathy"/>
  </w15:person>
  <w15:person w15:author="Liu, Steven S.Y. (SH/TECH)">
    <w15:presenceInfo w15:providerId="None" w15:userId="Liu, Steven S.Y. (SH/TE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trackRevisions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9F7FF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2"/>
    <w:basedOn w:val="1"/>
    <w:next w:val="1"/>
    <w:link w:val="24"/>
    <w:qFormat/>
    <w:uiPriority w:val="9"/>
    <w:pPr>
      <w:keepNext/>
      <w:keepLines/>
      <w:spacing w:before="40"/>
      <w:outlineLvl w:val="1"/>
    </w:pPr>
    <w:rPr>
      <w:rFonts w:ascii="Calibri Light" w:hAnsi="Calibri Light" w:eastAsia="宋体" w:cs="宋体"/>
      <w:color w:val="2E74B5"/>
      <w:sz w:val="26"/>
      <w:szCs w:val="26"/>
    </w:rPr>
  </w:style>
  <w:style w:type="character" w:default="1" w:styleId="10">
    <w:name w:val="Default Paragraph Font"/>
    <w:uiPriority w:val="1"/>
  </w:style>
  <w:style w:type="table" w:default="1" w:styleId="8">
    <w:name w:val="Normal Table"/>
    <w:uiPriority w:val="99"/>
    <w:tblPr>
      <w:tblCellMar>
        <w:top w:w="0" w:type="dxa"/>
        <w:left w:w="108" w:type="dxa"/>
        <w:bottom w:w="0" w:type="dxa"/>
        <w:right w:w="108" w:type="dxa"/>
      </w:tblCellMar>
    </w:tblPr>
  </w:style>
  <w:style w:type="paragraph" w:styleId="3">
    <w:name w:val="annotation text"/>
    <w:basedOn w:val="1"/>
    <w:link w:val="26"/>
    <w:uiPriority w:val="99"/>
    <w:rPr>
      <w:sz w:val="20"/>
      <w:szCs w:val="20"/>
    </w:rPr>
  </w:style>
  <w:style w:type="paragraph" w:styleId="4">
    <w:name w:val="footer"/>
    <w:basedOn w:val="1"/>
    <w:link w:val="17"/>
    <w:uiPriority w:val="99"/>
    <w:pPr>
      <w:tabs>
        <w:tab w:val="center" w:pos="4153"/>
        <w:tab w:val="right" w:pos="8306"/>
      </w:tabs>
      <w:snapToGrid w:val="0"/>
      <w:jc w:val="left"/>
    </w:pPr>
    <w:rPr>
      <w:sz w:val="18"/>
      <w:szCs w:val="18"/>
    </w:rPr>
  </w:style>
  <w:style w:type="paragraph" w:styleId="5">
    <w:name w:val="header"/>
    <w:basedOn w:val="1"/>
    <w:link w:val="16"/>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annotation subject"/>
    <w:basedOn w:val="3"/>
    <w:next w:val="3"/>
    <w:link w:val="27"/>
    <w:uiPriority w:val="99"/>
    <w:rPr>
      <w:b/>
      <w:bCs/>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basedOn w:val="10"/>
    <w:uiPriority w:val="99"/>
    <w:rPr>
      <w:color w:val="954F72"/>
      <w:u w:val="single"/>
    </w:rPr>
  </w:style>
  <w:style w:type="character" w:styleId="12">
    <w:name w:val="Hyperlink"/>
    <w:basedOn w:val="10"/>
    <w:uiPriority w:val="99"/>
    <w:rPr>
      <w:color w:val="0000FF"/>
      <w:u w:val="single"/>
    </w:rPr>
  </w:style>
  <w:style w:type="character" w:styleId="13">
    <w:name w:val="annotation reference"/>
    <w:basedOn w:val="10"/>
    <w:uiPriority w:val="99"/>
    <w:rPr>
      <w:sz w:val="16"/>
      <w:szCs w:val="16"/>
    </w:rPr>
  </w:style>
  <w:style w:type="paragraph" w:styleId="14">
    <w:name w:val="List Paragraph"/>
    <w:basedOn w:val="1"/>
    <w:qFormat/>
    <w:uiPriority w:val="34"/>
    <w:pPr>
      <w:ind w:firstLine="420" w:firstLineChars="200"/>
    </w:pPr>
  </w:style>
  <w:style w:type="table" w:customStyle="1" w:styleId="15">
    <w:name w:val="Grid Table Light"/>
    <w:basedOn w:val="8"/>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customStyle="1" w:styleId="16">
    <w:name w:val="页眉 字符"/>
    <w:basedOn w:val="10"/>
    <w:link w:val="5"/>
    <w:uiPriority w:val="99"/>
    <w:rPr>
      <w:sz w:val="18"/>
      <w:szCs w:val="18"/>
    </w:rPr>
  </w:style>
  <w:style w:type="character" w:customStyle="1" w:styleId="17">
    <w:name w:val="页脚 字符"/>
    <w:basedOn w:val="10"/>
    <w:link w:val="4"/>
    <w:uiPriority w:val="99"/>
    <w:rPr>
      <w:sz w:val="18"/>
      <w:szCs w:val="18"/>
    </w:rPr>
  </w:style>
  <w:style w:type="table" w:customStyle="1" w:styleId="18">
    <w:name w:val="Plain Table 4"/>
    <w:basedOn w:val="8"/>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19">
    <w:name w:val="Grid Table 1 Light"/>
    <w:basedOn w:val="8"/>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character" w:customStyle="1" w:styleId="20">
    <w:name w:val="text-only"/>
    <w:basedOn w:val="10"/>
    <w:uiPriority w:val="0"/>
  </w:style>
  <w:style w:type="character" w:customStyle="1" w:styleId="21">
    <w:name w:val="bold"/>
    <w:basedOn w:val="10"/>
    <w:uiPriority w:val="0"/>
  </w:style>
  <w:style w:type="paragraph" w:customStyle="1" w:styleId="22">
    <w:name w:val="Default"/>
    <w:uiPriority w:val="0"/>
    <w:pPr>
      <w:autoSpaceDE w:val="0"/>
      <w:autoSpaceDN w:val="0"/>
      <w:adjustRightInd w:val="0"/>
    </w:pPr>
    <w:rPr>
      <w:rFonts w:ascii="Calibri" w:hAnsi="Calibri" w:eastAsia="宋体" w:cs="Calibri"/>
      <w:color w:val="000000"/>
      <w:kern w:val="0"/>
      <w:sz w:val="24"/>
      <w:szCs w:val="24"/>
      <w:lang w:val="en-GB" w:eastAsia="zh-CN" w:bidi="ar-SA"/>
    </w:rPr>
  </w:style>
  <w:style w:type="character" w:customStyle="1" w:styleId="23">
    <w:name w:val="Unresolved Mention"/>
    <w:basedOn w:val="10"/>
    <w:uiPriority w:val="99"/>
    <w:rPr>
      <w:color w:val="605E5C"/>
      <w:shd w:val="clear" w:color="auto" w:fill="E1DFDD"/>
    </w:rPr>
  </w:style>
  <w:style w:type="character" w:customStyle="1" w:styleId="24">
    <w:name w:val="标题 2 字符"/>
    <w:basedOn w:val="10"/>
    <w:link w:val="2"/>
    <w:uiPriority w:val="9"/>
    <w:rPr>
      <w:rFonts w:ascii="Calibri Light" w:hAnsi="Calibri Light" w:eastAsia="宋体" w:cs="宋体"/>
      <w:color w:val="2E74B5"/>
      <w:sz w:val="26"/>
      <w:szCs w:val="26"/>
    </w:rPr>
  </w:style>
  <w:style w:type="paragraph" w:customStyle="1" w:styleId="25">
    <w:name w:val="Revision"/>
    <w:uiPriority w:val="99"/>
    <w:rPr>
      <w:rFonts w:ascii="Calibri" w:hAnsi="Calibri" w:eastAsia="宋体" w:cs="宋体"/>
      <w:kern w:val="2"/>
      <w:sz w:val="21"/>
      <w:szCs w:val="22"/>
      <w:lang w:val="en-US" w:eastAsia="zh-CN" w:bidi="ar-SA"/>
    </w:rPr>
  </w:style>
  <w:style w:type="character" w:customStyle="1" w:styleId="26">
    <w:name w:val="批注文字 字符"/>
    <w:basedOn w:val="10"/>
    <w:link w:val="3"/>
    <w:uiPriority w:val="99"/>
    <w:rPr>
      <w:sz w:val="20"/>
      <w:szCs w:val="20"/>
    </w:rPr>
  </w:style>
  <w:style w:type="character" w:customStyle="1" w:styleId="27">
    <w:name w:val="批注主题 字符"/>
    <w:basedOn w:val="26"/>
    <w:link w:val="7"/>
    <w:uiPriority w:val="99"/>
    <w:rPr>
      <w:b/>
      <w:bCs/>
      <w:sz w:val="20"/>
      <w:szCs w:val="20"/>
    </w:rPr>
  </w:style>
</w:styles>
</file>

<file path=word/_rels/comments.xml.rels><?xml version="1.0" encoding="UTF-8" standalone="yes"?>
<Relationships xmlns="http://schemas.openxmlformats.org/package/2006/relationships"><Relationship Id="rId4" Type="http://schemas.openxmlformats.org/officeDocument/2006/relationships/image" Target="media/image4.bmp"/><Relationship Id="rId3" Type="http://schemas.openxmlformats.org/officeDocument/2006/relationships/image" Target="media/image3.bmp"/><Relationship Id="rId2" Type="http://schemas.openxmlformats.org/officeDocument/2006/relationships/image" Target="media/image2.png"/><Relationship Id="rId1" Type="http://schemas.openxmlformats.org/officeDocument/2006/relationships/image" Target="media/image1.bmp"/></Relationship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3.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comments" Target="comments.xml"/><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settings" Target="settings.xml"/><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cd:customData xmlns:mcd="http://www.wps.cn/android/officeDocument/2013/mofficeCustomData" xmlns="http://www.wps.cn/android/officeDocument/2013/mofficeCustomData" version="2">
  <mcd:comments/>
</mcd:customData>
</file>

<file path=customXml/item3.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7f60a1-1a34-4976-bd17-05d85eda6a8f}">
  <ds:schemaRefs/>
</ds:datastoreItem>
</file>

<file path=customXml/itemProps3.xml><?xml version="1.0" encoding="utf-8"?>
<ds:datastoreItem xmlns:ds="http://schemas.openxmlformats.org/officeDocument/2006/customXml" ds:itemID="{F3B22CBC-1560-4553-BEB5-B46793B2CDA5}">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8420</Words>
  <Characters>21452</Characters>
  <Paragraphs>1300</Paragraphs>
  <TotalTime>0</TotalTime>
  <ScaleCrop>false</ScaleCrop>
  <LinksUpToDate>false</LinksUpToDate>
  <CharactersWithSpaces>22557</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2026-06-03T16:12:00Z</dcterms:created>
  <dc:creator>WPS Office</dc:creator>
  <cp:lastModifiedBy>PeterQiu</cp:lastModifiedBy>
  <dcterms:modified xsi:type="dcterms:W3CDTF">2026-06-03T16:28:40Z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631efb-39c2-48e2-ad25-a3fdc067b3fa_Enabled">
    <vt:lpwstr>true</vt:lpwstr>
  </property>
  <property fmtid="{D5CDD505-2E9C-101B-9397-08002B2CF9AE}" pid="3" name="MSIP_Label_06631efb-39c2-48e2-ad25-a3fdc067b3fa_SetDate">
    <vt:lpwstr>2026-05-11T02:23:02Z</vt:lpwstr>
  </property>
  <property fmtid="{D5CDD505-2E9C-101B-9397-08002B2CF9AE}" pid="4" name="MSIP_Label_06631efb-39c2-48e2-ad25-a3fdc067b3fa_Method">
    <vt:lpwstr>Privileged</vt:lpwstr>
  </property>
  <property fmtid="{D5CDD505-2E9C-101B-9397-08002B2CF9AE}" pid="5" name="MSIP_Label_06631efb-39c2-48e2-ad25-a3fdc067b3fa_Name">
    <vt:lpwstr>Confidential</vt:lpwstr>
  </property>
  <property fmtid="{D5CDD505-2E9C-101B-9397-08002B2CF9AE}" pid="6" name="MSIP_Label_06631efb-39c2-48e2-ad25-a3fdc067b3fa_SiteId">
    <vt:lpwstr>1e7aeb3b-24a6-4c97-9062-0135644f0526</vt:lpwstr>
  </property>
  <property fmtid="{D5CDD505-2E9C-101B-9397-08002B2CF9AE}" pid="7" name="MSIP_Label_06631efb-39c2-48e2-ad25-a3fdc067b3fa_ActionId">
    <vt:lpwstr>0033bce6-7004-431c-94ed-2edb80b44136</vt:lpwstr>
  </property>
  <property fmtid="{D5CDD505-2E9C-101B-9397-08002B2CF9AE}" pid="8" name="MSIP_Label_06631efb-39c2-48e2-ad25-a3fdc067b3fa_ContentBits">
    <vt:lpwstr>0</vt:lpwstr>
  </property>
  <property fmtid="{D5CDD505-2E9C-101B-9397-08002B2CF9AE}" pid="9" name="MSIP_Label_06631efb-39c2-48e2-ad25-a3fdc067b3fa_Tag">
    <vt:lpwstr>10, 0, 1, 1</vt:lpwstr>
  </property>
  <property fmtid="{D5CDD505-2E9C-101B-9397-08002B2CF9AE}" pid="10" name="ICV">
    <vt:lpwstr>8ED22C6EE8521014B8E51F6A031E6E61_43</vt:lpwstr>
  </property>
  <property fmtid="{D5CDD505-2E9C-101B-9397-08002B2CF9AE}" pid="11" name="KSOProductBuildVer">
    <vt:lpwstr>2052-12.1.25895.25895</vt:lpwstr>
  </property>
</Properties>
</file>